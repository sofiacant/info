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633AE" w14:textId="3980264D" w:rsidR="005A55E4" w:rsidRDefault="00662B0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4A2F58" wp14:editId="603762C4">
                <wp:simplePos x="0" y="0"/>
                <wp:positionH relativeFrom="margin">
                  <wp:align>right</wp:align>
                </wp:positionH>
                <wp:positionV relativeFrom="paragraph">
                  <wp:posOffset>-148378</wp:posOffset>
                </wp:positionV>
                <wp:extent cx="6824133" cy="3479800"/>
                <wp:effectExtent l="0" t="0" r="15240" b="2540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4133" cy="347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A109FC" w14:textId="5075BAAA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>Se debe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representar un sistema que registre los estrenos de series y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peliculas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 en una plataforma 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streaming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>. De la plataforma se conoce el nombre, la cantidad de suscriptores, y una estructura que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>representa la agenda de estrenos (</w:t>
                            </w:r>
                            <w:proofErr w:type="gram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1..</w:t>
                            </w:r>
                            <w:proofErr w:type="gram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C. 1..12) que almacenará un estreno por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categoria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 y mes del año. Por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cada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categoria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 a lo sumo se registrarán 12 estrenos. De cada estreno se guarda el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titulo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>, el tipo de contenido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(serie o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pelicula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>), recaudación obtenida y la cantidad de visualizaciones.</w:t>
                            </w:r>
                          </w:p>
                          <w:p w14:paraId="319E5A3D" w14:textId="68305A5F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1. Genere las clases necesarias. Provea constructores para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piciar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 los estrenos a partir de la información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necesaria; la plataforma a partir de un nombre, cantidad de suscriptores y </w:t>
                            </w:r>
                            <w:proofErr w:type="gram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las cantidad</w:t>
                            </w:r>
                            <w:proofErr w:type="gram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categorias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 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>de la agenda de estrenos. Inicialmente, la plataforma no tiene estrenos registrados.</w:t>
                            </w:r>
                          </w:p>
                          <w:p w14:paraId="22F8AEA7" w14:textId="7777777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>2. Implemente los métodos necesarios, en las clases que corresponda, para:</w:t>
                            </w:r>
                          </w:p>
                          <w:p w14:paraId="232B07F4" w14:textId="2C46C0BC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>a) Registrar un estreno en la agenda en una categoría X. El estreno debe ser registrado en el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>primer mes disponible dentro de la categoría X. Asuma que hay espacio disponible en los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meses de esa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categoria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A33893F" w14:textId="4ACBD0B2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>b) Listar los estrenos de la categoría X, devolviendo un String con la representación de los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>mismos en el siguiente formato:</w:t>
                            </w:r>
                          </w:p>
                          <w:p w14:paraId="6607657C" w14:textId="396E819A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>"Titulo, tipo de contenido, recaudación, cantidad de visualizaciones"</w:t>
                            </w:r>
                          </w:p>
                          <w:p w14:paraId="494D2D0D" w14:textId="2BCD78E0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>c) Calcular la ganancia total de la plataforma en estreno de series. Considere que la ganancia 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>un estreno es la mitad de la recaudación.</w:t>
                            </w:r>
                          </w:p>
                          <w:p w14:paraId="30C61FA5" w14:textId="7777777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>d) Obtener un String que represente la plataforma siguiendo el ejemplo:</w:t>
                            </w:r>
                          </w:p>
                          <w:p w14:paraId="3BB8C134" w14:textId="7777777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Genero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 "Plataforma: nombre, cantidad de suscriptores</w:t>
                            </w:r>
                          </w:p>
                          <w:p w14:paraId="39D8AD93" w14:textId="7777777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>Categoría 1:</w:t>
                            </w:r>
                          </w:p>
                          <w:p w14:paraId="1993731D" w14:textId="7777777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>Mes 1:</w:t>
                            </w:r>
                          </w:p>
                          <w:p w14:paraId="48B3D5B5" w14:textId="0313878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Titulo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, tipo de contenido, recaudación, cantidad de visualizaciones</w:t>
                            </w:r>
                          </w:p>
                          <w:p w14:paraId="3A085812" w14:textId="7777777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3. Realice un programa que instancie una plataforma de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streaming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>. Registre varios estrenos y</w:t>
                            </w:r>
                          </w:p>
                          <w:p w14:paraId="6D278786" w14:textId="7777777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>compruebe el correcto funcionamiento de los métodos implementados.</w:t>
                            </w:r>
                          </w:p>
                          <w:p w14:paraId="44245DF9" w14:textId="7777777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A2F5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486.15pt;margin-top:-11.7pt;width:537.35pt;height:274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" fillcolor="white [3201]" strokeweight=".5pt">
                <v:textbox>
                  <w:txbxContent>
                    <w:p w14:paraId="52A109FC" w14:textId="5075BAAA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>Se debe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62B05">
                        <w:rPr>
                          <w:sz w:val="20"/>
                          <w:szCs w:val="20"/>
                        </w:rPr>
                        <w:t xml:space="preserve">representar un sistema que registre los estrenos de series y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peliculas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 xml:space="preserve"> en una plataforma de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streaming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>. De la plataforma se conoce el nombre, la cantidad de suscriptores, y una estructura que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62B05">
                        <w:rPr>
                          <w:sz w:val="20"/>
                          <w:szCs w:val="20"/>
                        </w:rPr>
                        <w:t>representa la agenda de estrenos (</w:t>
                      </w:r>
                      <w:proofErr w:type="gramStart"/>
                      <w:r w:rsidRPr="00662B05">
                        <w:rPr>
                          <w:sz w:val="20"/>
                          <w:szCs w:val="20"/>
                        </w:rPr>
                        <w:t>1..</w:t>
                      </w:r>
                      <w:proofErr w:type="gramEnd"/>
                      <w:r w:rsidRPr="00662B05">
                        <w:rPr>
                          <w:sz w:val="20"/>
                          <w:szCs w:val="20"/>
                        </w:rPr>
                        <w:t xml:space="preserve">C. 1..12) que almacenará un estreno por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categoria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 xml:space="preserve"> y mes del año. Por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62B05">
                        <w:rPr>
                          <w:sz w:val="20"/>
                          <w:szCs w:val="20"/>
                        </w:rPr>
                        <w:t xml:space="preserve">cada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categoria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 xml:space="preserve"> a lo sumo se registrarán 12 estrenos. De cada estreno se guarda el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titulo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>, el tipo de contenido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62B05">
                        <w:rPr>
                          <w:sz w:val="20"/>
                          <w:szCs w:val="20"/>
                        </w:rPr>
                        <w:t xml:space="preserve">(serie o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pelicula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>), recaudación obtenida y la cantidad de visualizaciones.</w:t>
                      </w:r>
                    </w:p>
                    <w:p w14:paraId="319E5A3D" w14:textId="68305A5F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 xml:space="preserve">1. Genere las clases necesarias. Provea constructores para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piciar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 xml:space="preserve"> los estrenos a partir de la información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62B05">
                        <w:rPr>
                          <w:sz w:val="20"/>
                          <w:szCs w:val="20"/>
                        </w:rPr>
                        <w:t xml:space="preserve">necesaria; la plataforma a partir de un nombre, cantidad de suscriptores y </w:t>
                      </w:r>
                      <w:proofErr w:type="gramStart"/>
                      <w:r w:rsidRPr="00662B05">
                        <w:rPr>
                          <w:sz w:val="20"/>
                          <w:szCs w:val="20"/>
                        </w:rPr>
                        <w:t>las cantidad</w:t>
                      </w:r>
                      <w:proofErr w:type="gramEnd"/>
                      <w:r w:rsidRPr="00662B05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categorias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 xml:space="preserve"> C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62B05">
                        <w:rPr>
                          <w:sz w:val="20"/>
                          <w:szCs w:val="20"/>
                        </w:rPr>
                        <w:t>de la agenda de estrenos. Inicialmente, la plataforma no tiene estrenos registrados.</w:t>
                      </w:r>
                    </w:p>
                    <w:p w14:paraId="22F8AEA7" w14:textId="7777777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>2. Implemente los métodos necesarios, en las clases que corresponda, para:</w:t>
                      </w:r>
                    </w:p>
                    <w:p w14:paraId="232B07F4" w14:textId="2C46C0BC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>a) Registrar un estreno en la agenda en una categoría X. El estreno debe ser registrado en el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62B05">
                        <w:rPr>
                          <w:sz w:val="20"/>
                          <w:szCs w:val="20"/>
                        </w:rPr>
                        <w:t>primer mes disponible dentro de la categoría X. Asuma que hay espacio disponible en los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62B05">
                        <w:rPr>
                          <w:sz w:val="20"/>
                          <w:szCs w:val="20"/>
                        </w:rPr>
                        <w:t xml:space="preserve">meses de esa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categoria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4A33893F" w14:textId="4ACBD0B2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>b) Listar los estrenos de la categoría X, devolviendo un String con la representación de los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62B05">
                        <w:rPr>
                          <w:sz w:val="20"/>
                          <w:szCs w:val="20"/>
                        </w:rPr>
                        <w:t>mismos en el siguiente formato:</w:t>
                      </w:r>
                    </w:p>
                    <w:p w14:paraId="6607657C" w14:textId="396E819A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>"Titulo, tipo de contenido, recaudación, cantidad de visualizaciones"</w:t>
                      </w:r>
                    </w:p>
                    <w:p w14:paraId="494D2D0D" w14:textId="2BCD78E0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>c) Calcular la ganancia total de la plataforma en estreno de series. Considere que la ganancia de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62B05">
                        <w:rPr>
                          <w:sz w:val="20"/>
                          <w:szCs w:val="20"/>
                        </w:rPr>
                        <w:t>un estreno es la mitad de la recaudación.</w:t>
                      </w:r>
                    </w:p>
                    <w:p w14:paraId="30C61FA5" w14:textId="7777777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>d) Obtener un String que represente la plataforma siguiendo el ejemplo:</w:t>
                      </w:r>
                    </w:p>
                    <w:p w14:paraId="3BB8C134" w14:textId="7777777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Genero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 xml:space="preserve"> "Plataforma: nombre, cantidad de suscriptores</w:t>
                      </w:r>
                    </w:p>
                    <w:p w14:paraId="39D8AD93" w14:textId="7777777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>Categoría 1:</w:t>
                      </w:r>
                    </w:p>
                    <w:p w14:paraId="1993731D" w14:textId="7777777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>Mes 1:</w:t>
                      </w:r>
                    </w:p>
                    <w:p w14:paraId="48B3D5B5" w14:textId="0313878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Titulo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, tipo de contenido, recaudación, cantidad de visualizaciones</w:t>
                      </w:r>
                    </w:p>
                    <w:p w14:paraId="3A085812" w14:textId="7777777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 xml:space="preserve">3. Realice un programa que instancie una plataforma de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streaming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>. Registre varios estrenos y</w:t>
                      </w:r>
                    </w:p>
                    <w:p w14:paraId="6D278786" w14:textId="7777777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>compruebe el correcto funcionamiento de los métodos implementados.</w:t>
                      </w:r>
                    </w:p>
                    <w:p w14:paraId="44245DF9" w14:textId="7777777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28582F" w14:textId="3A5F5924" w:rsidR="005A55E4" w:rsidRDefault="005A55E4">
      <w:r>
        <w:br w:type="page"/>
      </w:r>
    </w:p>
    <w:p w14:paraId="18FCC08D" w14:textId="5CE945D1" w:rsidR="005A55E4" w:rsidRDefault="005A55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B66452C" wp14:editId="47AB0569">
                <wp:simplePos x="0" y="0"/>
                <wp:positionH relativeFrom="margin">
                  <wp:align>center</wp:align>
                </wp:positionH>
                <wp:positionV relativeFrom="paragraph">
                  <wp:posOffset>3356186</wp:posOffset>
                </wp:positionV>
                <wp:extent cx="6951134" cy="2616200"/>
                <wp:effectExtent l="0" t="0" r="21590" b="1270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134" cy="2616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D9A644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Representar una empresa de alquiler de bauleras. La empresa tiene nombre, dirección, costo por mes y mantiene una estructura que representa el espacio de almacenamiento con los sectores con bauleras (</w:t>
                            </w:r>
                            <w:proofErr w:type="gramStart"/>
                            <w:r w:rsidRPr="005A55E4">
                              <w:rPr>
                                <w:sz w:val="20"/>
                                <w:szCs w:val="20"/>
                              </w:rPr>
                              <w:t>1..</w:t>
                            </w:r>
                            <w:proofErr w:type="gramEnd"/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S sectores y 1..B bauleras por sector) que almacenará los clientes que reservan cada una. De cada cliente se conoce </w:t>
                            </w:r>
                            <w:proofErr w:type="spellStart"/>
                            <w:r w:rsidRPr="005A55E4">
                              <w:rPr>
                                <w:sz w:val="20"/>
                                <w:szCs w:val="20"/>
                              </w:rPr>
                              <w:t>dni</w:t>
                            </w:r>
                            <w:proofErr w:type="spellEnd"/>
                            <w:r w:rsidRPr="005A55E4">
                              <w:rPr>
                                <w:sz w:val="20"/>
                                <w:szCs w:val="20"/>
                              </w:rPr>
                              <w:t>, nombre, teléfono, localidad y si contrata seguro adicional.</w:t>
                            </w:r>
                          </w:p>
                          <w:p w14:paraId="02CC4D62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Genere las clases necesarias. Provea constructores para iniciar: los clientes a partir de la información necesaria; la empresa a partir de una dirección, costo por mes y las dimensiones del espacio de almacenamiento (S y B) y sin clientes cargados.</w:t>
                            </w:r>
                          </w:p>
                          <w:p w14:paraId="72C1516F" w14:textId="5A0776BE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Implemente los métodos necesarios, en las clases que corresponda, para: a) Ingresar un cliente al almacén, teniendo en cuenta que los clientes primero completan el primer sector en lugares sucesivos, luego el segundo y así siguiendo.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5A55E4">
                              <w:rPr>
                                <w:sz w:val="20"/>
                                <w:szCs w:val="20"/>
                              </w:rPr>
                              <w:t>b) Listar los clientes de la localidad de Los Hornos que alquilan bauleras del sector X. Se debe devolver un String con las representaciones de los mismos con el siguiente formato: "</w:t>
                            </w:r>
                            <w:proofErr w:type="spellStart"/>
                            <w:r w:rsidRPr="005A55E4">
                              <w:rPr>
                                <w:sz w:val="20"/>
                                <w:szCs w:val="20"/>
                              </w:rPr>
                              <w:t>dni</w:t>
                            </w:r>
                            <w:proofErr w:type="spellEnd"/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, nombre, teléfono, localidad, asegurado"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c) Obtener el número del sector con </w:t>
                            </w:r>
                            <w:proofErr w:type="spellStart"/>
                            <w:r w:rsidRPr="005A55E4">
                              <w:rPr>
                                <w:sz w:val="20"/>
                                <w:szCs w:val="20"/>
                              </w:rPr>
                              <w:t>mas</w:t>
                            </w:r>
                            <w:proofErr w:type="spellEnd"/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 clientes que hayan contratado seguro. d) Obtener un String que represente la empresa siguiendo el ejemplo: "Empresa: Nombre - Dirección; Costo por mes. Sector 1: Baulera 1; </w:t>
                            </w:r>
                            <w:proofErr w:type="spellStart"/>
                            <w:r w:rsidRPr="005A55E4">
                              <w:rPr>
                                <w:sz w:val="20"/>
                                <w:szCs w:val="20"/>
                              </w:rPr>
                              <w:t>dni</w:t>
                            </w:r>
                            <w:proofErr w:type="spellEnd"/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, nombre, teléfono, localidad, asegurado Baulera 2; </w:t>
                            </w:r>
                            <w:proofErr w:type="spellStart"/>
                            <w:r w:rsidRPr="005A55E4">
                              <w:rPr>
                                <w:sz w:val="20"/>
                                <w:szCs w:val="20"/>
                              </w:rPr>
                              <w:t>dni</w:t>
                            </w:r>
                            <w:proofErr w:type="spellEnd"/>
                            <w:r w:rsidRPr="005A55E4">
                              <w:rPr>
                                <w:sz w:val="20"/>
                                <w:szCs w:val="20"/>
                              </w:rPr>
                              <w:t>, nombre, teléfono, localidad, sin seguro Sector 2:</w:t>
                            </w:r>
                          </w:p>
                          <w:p w14:paraId="7D5E0F4D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Realice un programa que cree la empresa "Storage" con 5 sectores de 3 bauleras cada uno. Simule el alquiler de varios clientes y compruebe el correcto funcionamiento de los métodos implementados.</w:t>
                            </w:r>
                          </w:p>
                          <w:p w14:paraId="6FA243AB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6452C" id="Cuadro de texto 2" o:spid="_x0000_s1027" type="#_x0000_t202" style="position:absolute;margin-left:0;margin-top:264.25pt;width:547.35pt;height:206pt;z-index:2516249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" fillcolor="white [3201]" strokeweight=".5pt">
                <v:textbox>
                  <w:txbxContent>
                    <w:p w14:paraId="52D9A644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Representar una empresa de alquiler de bauleras. La empresa tiene nombre, dirección, costo por mes y mantiene una estructura que representa el espacio de almacenamiento con los sectores con bauleras (</w:t>
                      </w:r>
                      <w:proofErr w:type="gramStart"/>
                      <w:r w:rsidRPr="005A55E4">
                        <w:rPr>
                          <w:sz w:val="20"/>
                          <w:szCs w:val="20"/>
                        </w:rPr>
                        <w:t>1..</w:t>
                      </w:r>
                      <w:proofErr w:type="gramEnd"/>
                      <w:r w:rsidRPr="005A55E4">
                        <w:rPr>
                          <w:sz w:val="20"/>
                          <w:szCs w:val="20"/>
                        </w:rPr>
                        <w:t xml:space="preserve">S sectores y 1..B bauleras por sector) que almacenará los clientes que reservan cada una. De cada cliente se conoce </w:t>
                      </w:r>
                      <w:proofErr w:type="spellStart"/>
                      <w:r w:rsidRPr="005A55E4">
                        <w:rPr>
                          <w:sz w:val="20"/>
                          <w:szCs w:val="20"/>
                        </w:rPr>
                        <w:t>dni</w:t>
                      </w:r>
                      <w:proofErr w:type="spellEnd"/>
                      <w:r w:rsidRPr="005A55E4">
                        <w:rPr>
                          <w:sz w:val="20"/>
                          <w:szCs w:val="20"/>
                        </w:rPr>
                        <w:t>, nombre, teléfono, localidad y si contrata seguro adicional.</w:t>
                      </w:r>
                    </w:p>
                    <w:p w14:paraId="02CC4D62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Genere las clases necesarias. Provea constructores para iniciar: los clientes a partir de la información necesaria; la empresa a partir de una dirección, costo por mes y las dimensiones del espacio de almacenamiento (S y B) y sin clientes cargados.</w:t>
                      </w:r>
                    </w:p>
                    <w:p w14:paraId="72C1516F" w14:textId="5A0776BE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 xml:space="preserve">Implemente los métodos necesarios, en las clases que corresponda, para: a) Ingresar un cliente al almacén, teniendo en cuenta que los clientes primero completan el primer sector en lugares sucesivos, luego el segundo y así siguiendo.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5A55E4">
                        <w:rPr>
                          <w:sz w:val="20"/>
                          <w:szCs w:val="20"/>
                        </w:rPr>
                        <w:t>b) Listar los clientes de la localidad de Los Hornos que alquilan bauleras del sector X. Se debe devolver un String con las representaciones de los mismos con el siguiente formato: "</w:t>
                      </w:r>
                      <w:proofErr w:type="spellStart"/>
                      <w:r w:rsidRPr="005A55E4">
                        <w:rPr>
                          <w:sz w:val="20"/>
                          <w:szCs w:val="20"/>
                        </w:rPr>
                        <w:t>dni</w:t>
                      </w:r>
                      <w:proofErr w:type="spellEnd"/>
                      <w:r w:rsidRPr="005A55E4">
                        <w:rPr>
                          <w:sz w:val="20"/>
                          <w:szCs w:val="20"/>
                        </w:rPr>
                        <w:t xml:space="preserve">, nombre, teléfono, localidad, asegurado"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5A55E4">
                        <w:rPr>
                          <w:sz w:val="20"/>
                          <w:szCs w:val="20"/>
                        </w:rPr>
                        <w:t xml:space="preserve">c) Obtener el número del sector con </w:t>
                      </w:r>
                      <w:proofErr w:type="spellStart"/>
                      <w:r w:rsidRPr="005A55E4">
                        <w:rPr>
                          <w:sz w:val="20"/>
                          <w:szCs w:val="20"/>
                        </w:rPr>
                        <w:t>mas</w:t>
                      </w:r>
                      <w:proofErr w:type="spellEnd"/>
                      <w:r w:rsidRPr="005A55E4">
                        <w:rPr>
                          <w:sz w:val="20"/>
                          <w:szCs w:val="20"/>
                        </w:rPr>
                        <w:t xml:space="preserve"> clientes que hayan contratado seguro. d) Obtener un String que represente la empresa siguiendo el ejemplo: "Empresa: Nombre - Dirección; Costo por mes. Sector 1: Baulera 1; </w:t>
                      </w:r>
                      <w:proofErr w:type="spellStart"/>
                      <w:r w:rsidRPr="005A55E4">
                        <w:rPr>
                          <w:sz w:val="20"/>
                          <w:szCs w:val="20"/>
                        </w:rPr>
                        <w:t>dni</w:t>
                      </w:r>
                      <w:proofErr w:type="spellEnd"/>
                      <w:r w:rsidRPr="005A55E4">
                        <w:rPr>
                          <w:sz w:val="20"/>
                          <w:szCs w:val="20"/>
                        </w:rPr>
                        <w:t xml:space="preserve">, nombre, teléfono, localidad, asegurado Baulera 2; </w:t>
                      </w:r>
                      <w:proofErr w:type="spellStart"/>
                      <w:r w:rsidRPr="005A55E4">
                        <w:rPr>
                          <w:sz w:val="20"/>
                          <w:szCs w:val="20"/>
                        </w:rPr>
                        <w:t>dni</w:t>
                      </w:r>
                      <w:proofErr w:type="spellEnd"/>
                      <w:r w:rsidRPr="005A55E4">
                        <w:rPr>
                          <w:sz w:val="20"/>
                          <w:szCs w:val="20"/>
                        </w:rPr>
                        <w:t>, nombre, teléfono, localidad, sin seguro Sector 2:</w:t>
                      </w:r>
                    </w:p>
                    <w:p w14:paraId="7D5E0F4D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Realice un programa que cree la empresa "Storage" con 5 sectores de 3 bauleras cada uno. Simule el alquiler de varios clientes y compruebe el correcto funcionamiento de los métodos implementados.</w:t>
                      </w:r>
                    </w:p>
                    <w:p w14:paraId="6FA243AB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11D9B88" wp14:editId="4C5D4290">
                <wp:simplePos x="0" y="0"/>
                <wp:positionH relativeFrom="column">
                  <wp:posOffset>-46779</wp:posOffset>
                </wp:positionH>
                <wp:positionV relativeFrom="paragraph">
                  <wp:posOffset>6700520</wp:posOffset>
                </wp:positionV>
                <wp:extent cx="7018443" cy="3064933"/>
                <wp:effectExtent l="0" t="0" r="11430" b="215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443" cy="3064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DE4886" w14:textId="4AFE5A9A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Una estación de GNC quiere administrar la información correspondiente a la carga de gas. La estación posee una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A55E4">
                              <w:rPr>
                                <w:sz w:val="20"/>
                                <w:szCs w:val="20"/>
                              </w:rPr>
                              <w:t>dirección, precio por m3 y la información de sus 6 surtidores. De cada surtidor se conoce si se encuentra fuera 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A55E4">
                              <w:rPr>
                                <w:sz w:val="20"/>
                                <w:szCs w:val="20"/>
                              </w:rPr>
                              <w:t>servicio y la información de las ventas (como máximo V). De cada venta se registra: DNI del cliente, cantidad de m3 cargados, monto abonado y el medio de pago utilizado (débito, crédito o efectivo).</w:t>
                            </w:r>
                          </w:p>
                          <w:p w14:paraId="70910AFA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1- Genere las clases necesarias. Provea constructores para crear: la estación para 6 surtidores, a partir de una dirección, un precio por m3 y un máximo V de ventas por surtidor; cada surtidor en servicio y con capacidad para V ventas (inicialmente sin ventas); y cada venta a partir de la información necesaria.</w:t>
                            </w:r>
                          </w:p>
                          <w:p w14:paraId="075F11E9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2- Implemente los métodos necesarios, en las clases que corresponda, para:</w:t>
                            </w:r>
                          </w:p>
                          <w:p w14:paraId="653EB923" w14:textId="76B5AF7B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a) Dado un número N de surtidor, el DNI de un cliente, una cantidad de m3 y una forma de pago, generar la venta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A55E4">
                              <w:rPr>
                                <w:sz w:val="20"/>
                                <w:szCs w:val="20"/>
                              </w:rPr>
                              <w:t>correspondiente y agregarla en dicho surtidor de la estación, Asumir que el número N de surtidor es válido.</w:t>
                            </w:r>
                          </w:p>
                          <w:p w14:paraId="325154F9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b) Dado un valor X, marcar como fuera de servicio aquellos surtidores que hayan vendido menos de X m3 en total (entre todas sus ventas).</w:t>
                            </w:r>
                          </w:p>
                          <w:p w14:paraId="7535A574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c) Obtener la venta realizada con mayor monto abonado de toda la estación.</w:t>
                            </w:r>
                          </w:p>
                          <w:p w14:paraId="26193A8B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d) Obtener un String que represente la estación siguiendo el ejemplo:</w:t>
                            </w:r>
                          </w:p>
                          <w:p w14:paraId="30E7B373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"Estación de Servicio: Dirección; precio por m3.</w:t>
                            </w:r>
                          </w:p>
                          <w:p w14:paraId="43DC0B28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Surtidor 1; Si está fuera de servicio o no, Ventas: (DNI del cliente, cantidad de m3, monto abonado; ...</w:t>
                            </w:r>
                          </w:p>
                          <w:p w14:paraId="6BA4E933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Surtidor 2; Si está fuera de servicio o no; Ventas: (DNI del cliente, cantidad de m3, monto </w:t>
                            </w:r>
                            <w:proofErr w:type="gramStart"/>
                            <w:r w:rsidRPr="005A55E4">
                              <w:rPr>
                                <w:sz w:val="20"/>
                                <w:szCs w:val="20"/>
                              </w:rPr>
                              <w:t>abonado;...</w:t>
                            </w:r>
                            <w:proofErr w:type="gramEnd"/>
                            <w:r w:rsidRPr="005A55E4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  <w:p w14:paraId="30934A68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3- Realice un programa que instancie una estación. Realice ventas. Compruebe el correcto funcionamiento de los métodos implementados.</w:t>
                            </w:r>
                          </w:p>
                          <w:p w14:paraId="19317E58" w14:textId="77777777" w:rsidR="005A55E4" w:rsidRPr="005A55E4" w:rsidRDefault="005A55E4" w:rsidP="005A55E4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D9B88" id="Cuadro de texto 3" o:spid="_x0000_s1028" type="#_x0000_t202" style="position:absolute;margin-left:-3.7pt;margin-top:527.6pt;width:552.65pt;height:241.35pt;z-index:25162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" fillcolor="white [3201]" strokeweight=".5pt">
                <v:textbox>
                  <w:txbxContent>
                    <w:p w14:paraId="3EDE4886" w14:textId="4AFE5A9A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Una estación de GNC quiere administrar la información correspondiente a la carga de gas. La estación posee una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A55E4">
                        <w:rPr>
                          <w:sz w:val="20"/>
                          <w:szCs w:val="20"/>
                        </w:rPr>
                        <w:t>dirección, precio por m3 y la información de sus 6 surtidores. De cada surtidor se conoce si se encuentra fuera de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A55E4">
                        <w:rPr>
                          <w:sz w:val="20"/>
                          <w:szCs w:val="20"/>
                        </w:rPr>
                        <w:t>servicio y la información de las ventas (como máximo V). De cada venta se registra: DNI del cliente, cantidad de m3 cargados, monto abonado y el medio de pago utilizado (débito, crédito o efectivo).</w:t>
                      </w:r>
                    </w:p>
                    <w:p w14:paraId="70910AFA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1- Genere las clases necesarias. Provea constructores para crear: la estación para 6 surtidores, a partir de una dirección, un precio por m3 y un máximo V de ventas por surtidor; cada surtidor en servicio y con capacidad para V ventas (inicialmente sin ventas); y cada venta a partir de la información necesaria.</w:t>
                      </w:r>
                    </w:p>
                    <w:p w14:paraId="075F11E9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2- Implemente los métodos necesarios, en las clases que corresponda, para:</w:t>
                      </w:r>
                    </w:p>
                    <w:p w14:paraId="653EB923" w14:textId="76B5AF7B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a) Dado un número N de surtidor, el DNI de un cliente, una cantidad de m3 y una forma de pago, generar la venta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A55E4">
                        <w:rPr>
                          <w:sz w:val="20"/>
                          <w:szCs w:val="20"/>
                        </w:rPr>
                        <w:t>correspondiente y agregarla en dicho surtidor de la estación, Asumir que el número N de surtidor es válido.</w:t>
                      </w:r>
                    </w:p>
                    <w:p w14:paraId="325154F9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b) Dado un valor X, marcar como fuera de servicio aquellos surtidores que hayan vendido menos de X m3 en total (entre todas sus ventas).</w:t>
                      </w:r>
                    </w:p>
                    <w:p w14:paraId="7535A574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c) Obtener la venta realizada con mayor monto abonado de toda la estación.</w:t>
                      </w:r>
                    </w:p>
                    <w:p w14:paraId="26193A8B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d) Obtener un String que represente la estación siguiendo el ejemplo:</w:t>
                      </w:r>
                    </w:p>
                    <w:p w14:paraId="30E7B373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"Estación de Servicio: Dirección; precio por m3.</w:t>
                      </w:r>
                    </w:p>
                    <w:p w14:paraId="43DC0B28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Surtidor 1; Si está fuera de servicio o no, Ventas: (DNI del cliente, cantidad de m3, monto abonado; ...</w:t>
                      </w:r>
                    </w:p>
                    <w:p w14:paraId="6BA4E933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 xml:space="preserve">Surtidor 2; Si está fuera de servicio o no; Ventas: (DNI del cliente, cantidad de m3, monto </w:t>
                      </w:r>
                      <w:proofErr w:type="gramStart"/>
                      <w:r w:rsidRPr="005A55E4">
                        <w:rPr>
                          <w:sz w:val="20"/>
                          <w:szCs w:val="20"/>
                        </w:rPr>
                        <w:t>abonado;...</w:t>
                      </w:r>
                      <w:proofErr w:type="gramEnd"/>
                      <w:r w:rsidRPr="005A55E4">
                        <w:rPr>
                          <w:sz w:val="20"/>
                          <w:szCs w:val="20"/>
                        </w:rPr>
                        <w:t>]</w:t>
                      </w:r>
                    </w:p>
                    <w:p w14:paraId="30934A68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3- Realice un programa que instancie una estación. Realice ventas. Compruebe el correcto funcionamiento de los métodos implementados.</w:t>
                      </w:r>
                    </w:p>
                    <w:p w14:paraId="19317E58" w14:textId="77777777" w:rsidR="005A55E4" w:rsidRPr="005A55E4" w:rsidRDefault="005A55E4" w:rsidP="005A55E4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77BBB" wp14:editId="52D4919B">
                <wp:simplePos x="0" y="0"/>
                <wp:positionH relativeFrom="margin">
                  <wp:posOffset>37888</wp:posOffset>
                </wp:positionH>
                <wp:positionV relativeFrom="paragraph">
                  <wp:posOffset>-63712</wp:posOffset>
                </wp:positionV>
                <wp:extent cx="6951134" cy="2921000"/>
                <wp:effectExtent l="0" t="0" r="21590" b="1270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134" cy="292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583DC" w14:textId="4CF8A8D1" w:rsidR="005A55E4" w:rsidRPr="005A55E4" w:rsidRDefault="005A55E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A55E4">
                              <w:rPr>
                                <w:sz w:val="20"/>
                                <w:szCs w:val="20"/>
                              </w:rPr>
                              <w:t>Se desea representar un Banco. El Banco tiene su nombre, cantidad de empleados y la información de sus cuentas (máximo N cuentas). De cada cuenta se conoce su CBU, alias, DNI del titular, moneda y monto. Existen dos tipos de bancos: el tradicional que posee su dirección, localidad y cantidad de cuentas en dólares abiertas y el digital que define su dirección web. 1- Genere las clases necesarias. Provea constructores para iniciar los objetos del modelo a partir de la información necesaria. En particular, los bancos deben iniciarse para un máximo de N cuentas, (inicialmente sin cuentas); el banco tradicional debe iniciar con cantidad 0 de cuentas en dólares abiertas; una cuenta debe iniciarse con monto en 0. 2- Implemente los métodos necesarios, en las clases que corresponda, para: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 a) </w:t>
                            </w:r>
                            <w:proofErr w:type="spellStart"/>
                            <w:r w:rsidRPr="005A55E4">
                              <w:rPr>
                                <w:sz w:val="20"/>
                                <w:szCs w:val="20"/>
                              </w:rPr>
                              <w:t>agregarCuenta</w:t>
                            </w:r>
                            <w:proofErr w:type="spellEnd"/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: Agrega una cuenta al banco. Considerar que un banco tradicional puede tener un máximo de 100 cuentas abiertas en dólares. El método debe retornar true si pudo agregarse y false en caso contrario.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b) obtener Cuenta: Dado un CBU, obtener la cuenta con dicho CBU.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c) </w:t>
                            </w:r>
                            <w:proofErr w:type="spellStart"/>
                            <w:r w:rsidRPr="005A55E4">
                              <w:rPr>
                                <w:sz w:val="20"/>
                                <w:szCs w:val="20"/>
                              </w:rPr>
                              <w:t>depositarDinero</w:t>
                            </w:r>
                            <w:proofErr w:type="spellEnd"/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: Dado un CBU y un monto, incrementar el monto de la cuenta en dicha cantidad.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d) </w:t>
                            </w:r>
                            <w:proofErr w:type="spellStart"/>
                            <w:r w:rsidRPr="005A55E4">
                              <w:rPr>
                                <w:sz w:val="20"/>
                                <w:szCs w:val="20"/>
                              </w:rPr>
                              <w:t>puedeRecibir</w:t>
                            </w:r>
                            <w:proofErr w:type="spellEnd"/>
                            <w:r w:rsidRPr="005A55E4">
                              <w:rPr>
                                <w:sz w:val="20"/>
                                <w:szCs w:val="20"/>
                              </w:rPr>
                              <w:t xml:space="preserve"> Tarjeta: Recibe un CBU y retorna si es posible asociarle una tarjeta de débito a la cuenta. Este método retorna verdadero en las siguientes situaciones: Si el banco es digital, la cuenta debe ser en pesos y su saldo superior a $100.000. Si el banco es tradicional, la cuenta debe ser en dólares o pesos. Si es en dólares, con saldo superior a U$S 500. Si es en pesos con saldo superior a $70.000. 3- Realice un programa que instancie un banco tradicional y otro digital. Agregue cuentas bancarias y realice las operaciones de los puntos 2.c y 2.d.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77BBB" id="Cuadro de texto 1" o:spid="_x0000_s1029" type="#_x0000_t202" style="position:absolute;margin-left:3pt;margin-top:-5pt;width:547.35pt;height:23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" fillcolor="white [3201]" strokeweight=".5pt">
                <v:textbox>
                  <w:txbxContent>
                    <w:p w14:paraId="115583DC" w14:textId="4CF8A8D1" w:rsidR="005A55E4" w:rsidRPr="005A55E4" w:rsidRDefault="005A55E4">
                      <w:pPr>
                        <w:rPr>
                          <w:sz w:val="20"/>
                          <w:szCs w:val="20"/>
                        </w:rPr>
                      </w:pPr>
                      <w:r w:rsidRPr="005A55E4">
                        <w:rPr>
                          <w:sz w:val="20"/>
                          <w:szCs w:val="20"/>
                        </w:rPr>
                        <w:t>Se desea representar un Banco. El Banco tiene su nombre, cantidad de empleados y la información de sus cuentas (máximo N cuentas). De cada cuenta se conoce su CBU, alias, DNI del titular, moneda y monto. Existen dos tipos de bancos: el tradicional que posee su dirección, localidad y cantidad de cuentas en dólares abiertas y el digital que define su dirección web. 1- Genere las clases necesarias. Provea constructores para iniciar los objetos del modelo a partir de la información necesaria. En particular, los bancos deben iniciarse para un máximo de N cuentas, (inicialmente sin cuentas); el banco tradicional debe iniciar con cantidad 0 de cuentas en dólares abiertas; una cuenta debe iniciarse con monto en 0. 2- Implemente los métodos necesarios, en las clases que corresponda, para: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5A55E4">
                        <w:rPr>
                          <w:sz w:val="20"/>
                          <w:szCs w:val="20"/>
                        </w:rPr>
                        <w:t xml:space="preserve"> a) </w:t>
                      </w:r>
                      <w:proofErr w:type="spellStart"/>
                      <w:r w:rsidRPr="005A55E4">
                        <w:rPr>
                          <w:sz w:val="20"/>
                          <w:szCs w:val="20"/>
                        </w:rPr>
                        <w:t>agregarCuenta</w:t>
                      </w:r>
                      <w:proofErr w:type="spellEnd"/>
                      <w:r w:rsidRPr="005A55E4">
                        <w:rPr>
                          <w:sz w:val="20"/>
                          <w:szCs w:val="20"/>
                        </w:rPr>
                        <w:t xml:space="preserve">: Agrega una cuenta al banco. Considerar que un banco tradicional puede tener un máximo de 100 cuentas abiertas en dólares. El método debe retornar true si pudo agregarse y false en caso contrario.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5A55E4">
                        <w:rPr>
                          <w:sz w:val="20"/>
                          <w:szCs w:val="20"/>
                        </w:rPr>
                        <w:t xml:space="preserve">b) obtener Cuenta: Dado un CBU, obtener la cuenta con dicho CBU.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5A55E4">
                        <w:rPr>
                          <w:sz w:val="20"/>
                          <w:szCs w:val="20"/>
                        </w:rPr>
                        <w:t xml:space="preserve">c) </w:t>
                      </w:r>
                      <w:proofErr w:type="spellStart"/>
                      <w:r w:rsidRPr="005A55E4">
                        <w:rPr>
                          <w:sz w:val="20"/>
                          <w:szCs w:val="20"/>
                        </w:rPr>
                        <w:t>depositarDinero</w:t>
                      </w:r>
                      <w:proofErr w:type="spellEnd"/>
                      <w:r w:rsidRPr="005A55E4">
                        <w:rPr>
                          <w:sz w:val="20"/>
                          <w:szCs w:val="20"/>
                        </w:rPr>
                        <w:t xml:space="preserve">: Dado un CBU y un monto, incrementar el monto de la cuenta en dicha cantidad.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5A55E4">
                        <w:rPr>
                          <w:sz w:val="20"/>
                          <w:szCs w:val="20"/>
                        </w:rPr>
                        <w:t xml:space="preserve">d) </w:t>
                      </w:r>
                      <w:proofErr w:type="spellStart"/>
                      <w:r w:rsidRPr="005A55E4">
                        <w:rPr>
                          <w:sz w:val="20"/>
                          <w:szCs w:val="20"/>
                        </w:rPr>
                        <w:t>puedeRecibir</w:t>
                      </w:r>
                      <w:proofErr w:type="spellEnd"/>
                      <w:r w:rsidRPr="005A55E4">
                        <w:rPr>
                          <w:sz w:val="20"/>
                          <w:szCs w:val="20"/>
                        </w:rPr>
                        <w:t xml:space="preserve"> Tarjeta: Recibe un CBU y retorna si es posible asociarle una tarjeta de débito a la cuenta. Este método retorna verdadero en las siguientes situaciones: Si el banco es digital, la cuenta debe ser en pesos y su saldo superior a $100.000. Si el banco es tradicional, la cuenta debe ser en dólares o pesos. Si es en dólares, con saldo superior a U$S 500. Si es en pesos con saldo superior a $70.000. 3- Realice un programa que instancie un banco tradicional y otro digital. Agregue cuentas bancarias y realice las operaciones de los puntos 2.c y 2.d.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EEF961" w14:textId="77777777" w:rsidR="00662B05" w:rsidRPr="00662B05" w:rsidRDefault="00662B05" w:rsidP="00662B05"/>
    <w:p w14:paraId="06A20404" w14:textId="77777777" w:rsidR="00662B05" w:rsidRPr="00662B05" w:rsidRDefault="00662B05" w:rsidP="00662B05"/>
    <w:p w14:paraId="34E0EE5E" w14:textId="77777777" w:rsidR="00662B05" w:rsidRPr="00662B05" w:rsidRDefault="00662B05" w:rsidP="00662B05"/>
    <w:p w14:paraId="1A8CC3A9" w14:textId="77777777" w:rsidR="00662B05" w:rsidRPr="00662B05" w:rsidRDefault="00662B05" w:rsidP="00662B05"/>
    <w:p w14:paraId="61AE7F88" w14:textId="77777777" w:rsidR="00662B05" w:rsidRPr="00662B05" w:rsidRDefault="00662B05" w:rsidP="00662B05"/>
    <w:p w14:paraId="2D6734C6" w14:textId="77777777" w:rsidR="00662B05" w:rsidRPr="00662B05" w:rsidRDefault="00662B05" w:rsidP="00662B05"/>
    <w:p w14:paraId="6A3719B9" w14:textId="77777777" w:rsidR="00662B05" w:rsidRPr="00662B05" w:rsidRDefault="00662B05" w:rsidP="00662B05"/>
    <w:p w14:paraId="3B1E85F6" w14:textId="77777777" w:rsidR="00662B05" w:rsidRPr="00662B05" w:rsidRDefault="00662B05" w:rsidP="00662B05"/>
    <w:p w14:paraId="07B59620" w14:textId="77777777" w:rsidR="00662B05" w:rsidRPr="00662B05" w:rsidRDefault="00662B05" w:rsidP="00662B05"/>
    <w:p w14:paraId="0FD328EA" w14:textId="77777777" w:rsidR="00662B05" w:rsidRPr="00662B05" w:rsidRDefault="00662B05" w:rsidP="00662B05"/>
    <w:p w14:paraId="3D932F52" w14:textId="77777777" w:rsidR="00662B05" w:rsidRPr="00662B05" w:rsidRDefault="00662B05" w:rsidP="00662B05"/>
    <w:p w14:paraId="41039870" w14:textId="77777777" w:rsidR="00662B05" w:rsidRPr="00662B05" w:rsidRDefault="00662B05" w:rsidP="00662B05"/>
    <w:p w14:paraId="753207C4" w14:textId="77777777" w:rsidR="00662B05" w:rsidRPr="00662B05" w:rsidRDefault="00662B05" w:rsidP="00662B05"/>
    <w:p w14:paraId="6D390A1E" w14:textId="77777777" w:rsidR="00662B05" w:rsidRPr="00662B05" w:rsidRDefault="00662B05" w:rsidP="00662B05"/>
    <w:p w14:paraId="59128693" w14:textId="77777777" w:rsidR="00662B05" w:rsidRPr="00662B05" w:rsidRDefault="00662B05" w:rsidP="00662B05"/>
    <w:p w14:paraId="3B6D2604" w14:textId="77777777" w:rsidR="00662B05" w:rsidRPr="00662B05" w:rsidRDefault="00662B05" w:rsidP="00662B05"/>
    <w:p w14:paraId="0221B636" w14:textId="77777777" w:rsidR="00662B05" w:rsidRPr="00662B05" w:rsidRDefault="00662B05" w:rsidP="00662B05"/>
    <w:p w14:paraId="623FA7C3" w14:textId="77777777" w:rsidR="00662B05" w:rsidRPr="00662B05" w:rsidRDefault="00662B05" w:rsidP="00662B05"/>
    <w:p w14:paraId="74D07D53" w14:textId="77777777" w:rsidR="00662B05" w:rsidRPr="00662B05" w:rsidRDefault="00662B05" w:rsidP="00662B05"/>
    <w:p w14:paraId="2251FA08" w14:textId="77777777" w:rsidR="00662B05" w:rsidRPr="00662B05" w:rsidRDefault="00662B05" w:rsidP="00662B05"/>
    <w:p w14:paraId="7D9D14DF" w14:textId="77777777" w:rsidR="00662B05" w:rsidRPr="00662B05" w:rsidRDefault="00662B05" w:rsidP="00662B05"/>
    <w:p w14:paraId="64DB0C7B" w14:textId="77777777" w:rsidR="00662B05" w:rsidRPr="00662B05" w:rsidRDefault="00662B05" w:rsidP="00662B05"/>
    <w:p w14:paraId="7A02EC70" w14:textId="77777777" w:rsidR="00662B05" w:rsidRPr="00662B05" w:rsidRDefault="00662B05" w:rsidP="00662B05"/>
    <w:p w14:paraId="68605A32" w14:textId="77777777" w:rsidR="00662B05" w:rsidRPr="00662B05" w:rsidRDefault="00662B05" w:rsidP="00662B05"/>
    <w:p w14:paraId="389B74D9" w14:textId="77777777" w:rsidR="00662B05" w:rsidRPr="00662B05" w:rsidRDefault="00662B05" w:rsidP="00662B05"/>
    <w:p w14:paraId="7681D219" w14:textId="77777777" w:rsidR="00662B05" w:rsidRPr="00662B05" w:rsidRDefault="00662B05" w:rsidP="00662B05"/>
    <w:p w14:paraId="7BBEC706" w14:textId="77777777" w:rsidR="00662B05" w:rsidRPr="00662B05" w:rsidRDefault="00662B05" w:rsidP="00662B05"/>
    <w:p w14:paraId="781E6412" w14:textId="77777777" w:rsidR="00662B05" w:rsidRDefault="00662B05" w:rsidP="00662B05">
      <w:pPr>
        <w:jc w:val="right"/>
      </w:pPr>
    </w:p>
    <w:p w14:paraId="21388A7E" w14:textId="77777777" w:rsidR="00662B05" w:rsidRDefault="00662B05" w:rsidP="00662B05">
      <w:pPr>
        <w:jc w:val="right"/>
      </w:pPr>
    </w:p>
    <w:p w14:paraId="71696799" w14:textId="77777777" w:rsidR="00662B05" w:rsidRDefault="00662B05" w:rsidP="00662B05">
      <w:pPr>
        <w:jc w:val="right"/>
      </w:pPr>
    </w:p>
    <w:p w14:paraId="7F1C6C41" w14:textId="6AAE813A" w:rsidR="00662B05" w:rsidRDefault="00763BFB" w:rsidP="00662B0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2FDACF7" wp14:editId="254F5293">
                <wp:simplePos x="0" y="0"/>
                <wp:positionH relativeFrom="column">
                  <wp:posOffset>3263688</wp:posOffset>
                </wp:positionH>
                <wp:positionV relativeFrom="paragraph">
                  <wp:posOffset>2611755</wp:posOffset>
                </wp:positionV>
                <wp:extent cx="3326977" cy="3048000"/>
                <wp:effectExtent l="0" t="0" r="26035" b="1905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977" cy="304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EF62AA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representaciones(</w:t>
                            </w:r>
                            <w:proofErr w:type="spellStart"/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B) {</w:t>
                            </w:r>
                          </w:p>
                          <w:p w14:paraId="4DA8FAA2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String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="";</w:t>
                            </w:r>
                          </w:p>
                          <w:p w14:paraId="66A401D3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for (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i = 0; i &lt; filas; i++) {</w:t>
                            </w:r>
                          </w:p>
                          <w:p w14:paraId="3CE6E7D9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+= sala[i</w:t>
                            </w:r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][</w:t>
                            </w:r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>B - 1].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toString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015954C4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B158A04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45C98BD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F5C756F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11F6F2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@Override</w:t>
                            </w:r>
                          </w:p>
                          <w:p w14:paraId="313B70AA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toString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05DFFED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String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="";</w:t>
                            </w:r>
                          </w:p>
                          <w:p w14:paraId="412FFC97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for (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i = 0; i &lt; filas; i++) {</w:t>
                            </w:r>
                          </w:p>
                          <w:p w14:paraId="68FA105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    for (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j = 0; j &lt; columnas;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j++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C527BA7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+= sala[i][j</w:t>
                            </w:r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toString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35E9486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3E74D73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371EA9F" w14:textId="0CD3F421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"Titulo " + titulo + ", fecha " + fecha + ", hora " + hora +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>}  }</w:t>
                            </w:r>
                          </w:p>
                          <w:p w14:paraId="644296B9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49E90B08" w14:textId="699D238D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}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DACF7" id="Cuadro de texto 8" o:spid="_x0000_s1030" type="#_x0000_t202" style="position:absolute;margin-left:257pt;margin-top:205.65pt;width:261.95pt;height:24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" fillcolor="white [3201]" strokeweight=".5pt">
                <v:textbox>
                  <w:txbxContent>
                    <w:p w14:paraId="6FEF62AA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representaciones(</w:t>
                      </w:r>
                      <w:proofErr w:type="spellStart"/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B) {</w:t>
                      </w:r>
                    </w:p>
                    <w:p w14:paraId="4DA8FAA2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String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="";</w:t>
                      </w:r>
                    </w:p>
                    <w:p w14:paraId="66A401D3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for (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i = 0; i &lt; filas; i++) {</w:t>
                      </w:r>
                    </w:p>
                    <w:p w14:paraId="3CE6E7D9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+= sala[i</w:t>
                      </w:r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][</w:t>
                      </w:r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>B - 1].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toString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015954C4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B158A04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645C98BD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F5C756F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2911F6F2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@Override</w:t>
                      </w:r>
                    </w:p>
                    <w:p w14:paraId="313B70AA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toString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505DFFED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String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="";</w:t>
                      </w:r>
                    </w:p>
                    <w:p w14:paraId="412FFC97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for (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i = 0; i &lt; filas; i++) {</w:t>
                      </w:r>
                    </w:p>
                    <w:p w14:paraId="68FA105C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    for (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j = 0; j &lt; columnas;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j++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5C527BA7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   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+= sala[i][j</w:t>
                      </w:r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toString</w:t>
                      </w:r>
                      <w:proofErr w:type="spellEnd"/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635E9486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3E74D73C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371EA9F" w14:textId="0CD3F421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"Titulo " + titulo + ", fecha " + fecha + ", hora " + hora + </w:t>
                      </w:r>
                      <w:proofErr w:type="spellStart"/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;</w:t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      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>}  }</w:t>
                      </w:r>
                    </w:p>
                    <w:p w14:paraId="644296B9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49E90B08" w14:textId="699D238D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}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54FBD9B" wp14:editId="1BE15539">
                <wp:simplePos x="0" y="0"/>
                <wp:positionH relativeFrom="column">
                  <wp:posOffset>-63711</wp:posOffset>
                </wp:positionH>
                <wp:positionV relativeFrom="paragraph">
                  <wp:posOffset>2662343</wp:posOffset>
                </wp:positionV>
                <wp:extent cx="3251200" cy="7865533"/>
                <wp:effectExtent l="0" t="0" r="25400" b="2159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0" cy="7865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B634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class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Funcion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{</w:t>
                            </w:r>
                          </w:p>
                          <w:p w14:paraId="549D3AE4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EE92667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private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String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titulo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417314A2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private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fecha;</w:t>
                            </w:r>
                          </w:p>
                          <w:p w14:paraId="76EB752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private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hora;</w:t>
                            </w:r>
                          </w:p>
                          <w:p w14:paraId="41FB0F85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private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Butaca[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][] sala;</w:t>
                            </w:r>
                          </w:p>
                          <w:p w14:paraId="578F48F1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private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filas;</w:t>
                            </w:r>
                          </w:p>
                          <w:p w14:paraId="2EEE2769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private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columnas;</w:t>
                            </w:r>
                          </w:p>
                          <w:p w14:paraId="016AA32B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30248B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Funcion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String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titulo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fecha,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hora,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N,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M) {</w:t>
                            </w:r>
                          </w:p>
                          <w:p w14:paraId="39AB7E4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this.titulo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= titulo;</w:t>
                            </w:r>
                          </w:p>
                          <w:p w14:paraId="03173B7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this.fecha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= fecha;</w:t>
                            </w:r>
                          </w:p>
                          <w:p w14:paraId="2D4FF787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this.hora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= hora;</w:t>
                            </w:r>
                          </w:p>
                          <w:p w14:paraId="6FD7C697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this.filas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= N;</w:t>
                            </w:r>
                          </w:p>
                          <w:p w14:paraId="43EA89D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this.columnas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= M;</w:t>
                            </w:r>
                          </w:p>
                          <w:p w14:paraId="17B5CD4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setSala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0E4B3A98" w14:textId="11828F69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77138F5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private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void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setSala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446DF5CF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sala = new Butaca[filas][columnas];</w:t>
                            </w:r>
                          </w:p>
                          <w:p w14:paraId="497BE8E1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for (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i = 0; i &lt; filas; i++) {</w:t>
                            </w:r>
                          </w:p>
                          <w:p w14:paraId="31A1E20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    for (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j = 0; j &lt; columnas;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j++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2A69A5D3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        sala[i][j] = new </w:t>
                            </w:r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Butaca(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i, j);</w:t>
                            </w:r>
                          </w:p>
                          <w:p w14:paraId="79FD8266" w14:textId="5716673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0D808D3A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14:paraId="53765927" w14:textId="58C46E3C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7E4706DB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double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ocuparButaca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B,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F) {</w:t>
                            </w:r>
                          </w:p>
                          <w:p w14:paraId="05DEE9A9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double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precio = </w:t>
                            </w:r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sala[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F - 1][B - 1].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getPrecio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();</w:t>
                            </w:r>
                          </w:p>
                          <w:p w14:paraId="53B6B3A9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if </w:t>
                            </w:r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(!sala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[F - 1][B - 1].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isOcupada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()) {</w:t>
                            </w:r>
                          </w:p>
                          <w:p w14:paraId="23174E3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sala[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F - 1][B - 1].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ocuparButaca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(true);</w:t>
                            </w:r>
                          </w:p>
                          <w:p w14:paraId="50212698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14:paraId="22D2640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precio;</w:t>
                            </w:r>
                          </w:p>
                          <w:p w14:paraId="5DCE04B9" w14:textId="02C5CB64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4398113D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void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desocuparButacas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F) {</w:t>
                            </w:r>
                          </w:p>
                          <w:p w14:paraId="3BDA1772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for (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j = 0; j &lt; columnas;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j++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38C2326D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    if (</w:t>
                            </w:r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sala[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F - 1][j].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isOcupada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()) {</w:t>
                            </w:r>
                          </w:p>
                          <w:p w14:paraId="0D155A6A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sala[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F - 1][j].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ocuparButaca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(false);</w:t>
                            </w:r>
                          </w:p>
                          <w:p w14:paraId="073A4DAF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62C2D663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14:paraId="67A78D6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21E952EF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EA8F3FF" w14:textId="45075B2F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FBD9B" id="Cuadro de texto 7" o:spid="_x0000_s1031" type="#_x0000_t202" style="position:absolute;margin-left:-5pt;margin-top:209.65pt;width:256pt;height:619.3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cviOwIAAIQ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" fillcolor="white [3201]" strokeweight=".5pt">
                <v:textbox>
                  <w:txbxContent>
                    <w:p w14:paraId="6C7B634C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class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Funcion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{</w:t>
                      </w:r>
                    </w:p>
                    <w:p w14:paraId="549D3AE4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2EE92667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private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String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titulo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417314A2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private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fecha;</w:t>
                      </w:r>
                    </w:p>
                    <w:p w14:paraId="76EB752C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private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hora;</w:t>
                      </w:r>
                    </w:p>
                    <w:p w14:paraId="41FB0F85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private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Butaca[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][] sala;</w:t>
                      </w:r>
                    </w:p>
                    <w:p w14:paraId="578F48F1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private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filas;</w:t>
                      </w:r>
                    </w:p>
                    <w:p w14:paraId="2EEE2769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private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columnas;</w:t>
                      </w:r>
                    </w:p>
                    <w:p w14:paraId="016AA32B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730248B0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Funcion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 xml:space="preserve">String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titulo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fecha,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hora,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N,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M) {</w:t>
                      </w:r>
                    </w:p>
                    <w:p w14:paraId="39AB7E40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this.titulo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 xml:space="preserve"> = titulo;</w:t>
                      </w:r>
                    </w:p>
                    <w:p w14:paraId="03173B70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this.fecha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 xml:space="preserve"> = fecha;</w:t>
                      </w:r>
                    </w:p>
                    <w:p w14:paraId="2D4FF787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this.hora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 xml:space="preserve"> = hora;</w:t>
                      </w:r>
                    </w:p>
                    <w:p w14:paraId="6FD7C697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this.filas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 xml:space="preserve"> = N;</w:t>
                      </w:r>
                    </w:p>
                    <w:p w14:paraId="43EA89D0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this.columnas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 xml:space="preserve"> = M;</w:t>
                      </w:r>
                    </w:p>
                    <w:p w14:paraId="17B5CD40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setSala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0E4B3A98" w14:textId="11828F69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77138F50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private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void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setSala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) {</w:t>
                      </w:r>
                    </w:p>
                    <w:p w14:paraId="446DF5CF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sala = new Butaca[filas][columnas];</w:t>
                      </w:r>
                    </w:p>
                    <w:p w14:paraId="497BE8E1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for (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i = 0; i &lt; filas; i++) {</w:t>
                      </w:r>
                    </w:p>
                    <w:p w14:paraId="31A1E20C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    for (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j = 0; j &lt; columnas;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j++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) {</w:t>
                      </w:r>
                    </w:p>
                    <w:p w14:paraId="2A69A5D3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        sala[i][j] = new </w:t>
                      </w:r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Butaca(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i, j);</w:t>
                      </w:r>
                    </w:p>
                    <w:p w14:paraId="79FD8266" w14:textId="5716673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    }</w:t>
                      </w:r>
                    </w:p>
                    <w:p w14:paraId="0D808D3A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}</w:t>
                      </w:r>
                    </w:p>
                    <w:p w14:paraId="53765927" w14:textId="58C46E3C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7E4706DB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double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ocuparButaca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B,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F) {</w:t>
                      </w:r>
                    </w:p>
                    <w:p w14:paraId="05DEE9A9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double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precio = </w:t>
                      </w:r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sala[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F - 1][B - 1].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getPrecio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();</w:t>
                      </w:r>
                    </w:p>
                    <w:p w14:paraId="53B6B3A9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if </w:t>
                      </w:r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(!sala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[F - 1][B - 1].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isOcupada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()) {</w:t>
                      </w:r>
                    </w:p>
                    <w:p w14:paraId="23174E3C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sala[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F - 1][B - 1].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ocuparButaca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(true);</w:t>
                      </w:r>
                    </w:p>
                    <w:p w14:paraId="50212698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}</w:t>
                      </w:r>
                    </w:p>
                    <w:p w14:paraId="22D2640C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return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precio;</w:t>
                      </w:r>
                    </w:p>
                    <w:p w14:paraId="5DCE04B9" w14:textId="02C5CB64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4398113D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void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desocuparButacas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F) {</w:t>
                      </w:r>
                    </w:p>
                    <w:p w14:paraId="3BDA1772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for (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j = 0; j &lt; columnas;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j++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) {</w:t>
                      </w:r>
                    </w:p>
                    <w:p w14:paraId="38C2326D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    if (</w:t>
                      </w:r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sala[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F - 1][j].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isOcupada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()) {</w:t>
                      </w:r>
                    </w:p>
                    <w:p w14:paraId="0D155A6A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        </w:t>
                      </w:r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sala[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F - 1][j].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ocuparButaca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(false);</w:t>
                      </w:r>
                    </w:p>
                    <w:p w14:paraId="073A4DAF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    }</w:t>
                      </w:r>
                    </w:p>
                    <w:p w14:paraId="62C2D663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}</w:t>
                      </w:r>
                    </w:p>
                    <w:p w14:paraId="67A78D6C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21E952EF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4EA8F3FF" w14:textId="45075B2F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662B05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D90A968" wp14:editId="61BFFD2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519333" cy="2565400"/>
                <wp:effectExtent l="0" t="0" r="15240" b="2540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9333" cy="256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71E7D6" w14:textId="7777777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Representar funciones de teatro. Una función tiene un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titulo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, fecha, hora, y mantiene una estructura que representa la sala (N filas y M butacas por fila) que almacenará la información de cada butaca, que comprende un descriptor (String), el precio y su estado (si está ocupada o no).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1- Genere las clases necesarias. Provea los constructores necesarios. La función debe iniciarse a partir de un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titulo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, una fecha, una hora, y las dimensiones de la sala (N y M) Inicialmente cada butaca debe estar desocupada, tener un precio que surge de la 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formula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 800+100*</w:t>
                            </w:r>
                            <w:proofErr w:type="spell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nro_fila_de_la_butaca</w:t>
                            </w:r>
                            <w:proofErr w:type="spell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$$ y un descriptor "Butaca i donde i es el nro. de fila y j es el nro. de butaca dentro de su fila. 2- Implemente los métodos necesarios, en las clases que corresponda, para: a) Ocupar la butaca número 8 de la fila número F y retornar su precio. Asuma que F y B están en rango </w:t>
                            </w:r>
                            <w:proofErr w:type="gram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1..</w:t>
                            </w:r>
                            <w:proofErr w:type="gram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N y 1..M respectivamente.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b) Desocupar todas las butacas de la fila número F de la función. Asuma que F está en rango </w:t>
                            </w:r>
                            <w:proofErr w:type="gramStart"/>
                            <w:r w:rsidRPr="00662B05">
                              <w:rPr>
                                <w:sz w:val="20"/>
                                <w:szCs w:val="20"/>
                              </w:rPr>
                              <w:t>1..</w:t>
                            </w:r>
                            <w:proofErr w:type="gramEnd"/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N.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c) Obtener un String con todas las representaciones de las butacas número B de la función. La representación de cada butaca es del estilo ("descriptor, precio, estado").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 xml:space="preserve">d) Obtener un String que represente la función, que contenga: titulo, fecha, hora, y la representación de cada butaca ("descriptor, precio, estado").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662B05">
                              <w:rPr>
                                <w:sz w:val="20"/>
                                <w:szCs w:val="20"/>
                              </w:rPr>
                              <w:t>3- Realice un programa que instancie una función de teatro. Ocupe distintas butacas. Compruebe el correcto funcionamiento de los métodos implementados.</w:t>
                            </w:r>
                          </w:p>
                          <w:p w14:paraId="2CD7B7B6" w14:textId="77777777" w:rsidR="00662B05" w:rsidRPr="00662B05" w:rsidRDefault="00662B05" w:rsidP="00662B0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0A968" id="Cuadro de texto 5" o:spid="_x0000_s1032" type="#_x0000_t202" style="position:absolute;margin-left:0;margin-top:0;width:513.35pt;height:202pt;z-index:251631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/YUOwIAAIQ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" fillcolor="white [3201]" strokeweight=".5pt">
                <v:textbox>
                  <w:txbxContent>
                    <w:p w14:paraId="0071E7D6" w14:textId="7777777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662B05">
                        <w:rPr>
                          <w:sz w:val="20"/>
                          <w:szCs w:val="20"/>
                        </w:rPr>
                        <w:t xml:space="preserve">Representar funciones de teatro. Una función tiene un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titulo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 xml:space="preserve">, fecha, hora, y mantiene una estructura que representa la sala (N filas y M butacas por fila) que almacenará la información de cada butaca, que comprende un descriptor (String), el precio y su estado (si está ocupada o no).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662B05">
                        <w:rPr>
                          <w:sz w:val="20"/>
                          <w:szCs w:val="20"/>
                        </w:rPr>
                        <w:t xml:space="preserve">1- Genere las clases necesarias. Provea los constructores necesarios. La función debe iniciarse a partir de un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titulo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 xml:space="preserve">, una fecha, una hora, y las dimensiones de la sala (N y M) Inicialmente cada butaca debe estar desocupada, tener un precio que surge de la 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formula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 xml:space="preserve"> 800+100*</w:t>
                      </w:r>
                      <w:proofErr w:type="spellStart"/>
                      <w:r w:rsidRPr="00662B05">
                        <w:rPr>
                          <w:sz w:val="20"/>
                          <w:szCs w:val="20"/>
                        </w:rPr>
                        <w:t>nro_fila_de_la_butaca</w:t>
                      </w:r>
                      <w:proofErr w:type="spellEnd"/>
                      <w:r w:rsidRPr="00662B05">
                        <w:rPr>
                          <w:sz w:val="20"/>
                          <w:szCs w:val="20"/>
                        </w:rPr>
                        <w:t xml:space="preserve">$$ y un descriptor "Butaca i donde i es el nro. de fila y j es el nro. de butaca dentro de su fila. 2- Implemente los métodos necesarios, en las clases que corresponda, para: a) Ocupar la butaca número 8 de la fila número F y retornar su precio. Asuma que F y B están en rango </w:t>
                      </w:r>
                      <w:proofErr w:type="gramStart"/>
                      <w:r w:rsidRPr="00662B05">
                        <w:rPr>
                          <w:sz w:val="20"/>
                          <w:szCs w:val="20"/>
                        </w:rPr>
                        <w:t>1..</w:t>
                      </w:r>
                      <w:proofErr w:type="gramEnd"/>
                      <w:r w:rsidRPr="00662B05">
                        <w:rPr>
                          <w:sz w:val="20"/>
                          <w:szCs w:val="20"/>
                        </w:rPr>
                        <w:t xml:space="preserve">N y 1..M respectivamente.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662B05">
                        <w:rPr>
                          <w:sz w:val="20"/>
                          <w:szCs w:val="20"/>
                        </w:rPr>
                        <w:t xml:space="preserve">b) Desocupar todas las butacas de la fila número F de la función. Asuma que F está en rango </w:t>
                      </w:r>
                      <w:proofErr w:type="gramStart"/>
                      <w:r w:rsidRPr="00662B05">
                        <w:rPr>
                          <w:sz w:val="20"/>
                          <w:szCs w:val="20"/>
                        </w:rPr>
                        <w:t>1..</w:t>
                      </w:r>
                      <w:proofErr w:type="gramEnd"/>
                      <w:r w:rsidRPr="00662B05">
                        <w:rPr>
                          <w:sz w:val="20"/>
                          <w:szCs w:val="20"/>
                        </w:rPr>
                        <w:t xml:space="preserve">N.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662B05">
                        <w:rPr>
                          <w:sz w:val="20"/>
                          <w:szCs w:val="20"/>
                        </w:rPr>
                        <w:t xml:space="preserve">c) Obtener un String con todas las representaciones de las butacas número B de la función. La representación de cada butaca es del estilo ("descriptor, precio, estado").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662B05">
                        <w:rPr>
                          <w:sz w:val="20"/>
                          <w:szCs w:val="20"/>
                        </w:rPr>
                        <w:t xml:space="preserve">d) Obtener un String que represente la función, que contenga: titulo, fecha, hora, y la representación de cada butaca ("descriptor, precio, estado").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662B05">
                        <w:rPr>
                          <w:sz w:val="20"/>
                          <w:szCs w:val="20"/>
                        </w:rPr>
                        <w:t>3- Realice un programa que instancie una función de teatro. Ocupe distintas butacas. Compruebe el correcto funcionamiento de los métodos implementados.</w:t>
                      </w:r>
                    </w:p>
                    <w:p w14:paraId="2CD7B7B6" w14:textId="77777777" w:rsidR="00662B05" w:rsidRPr="00662B05" w:rsidRDefault="00662B05" w:rsidP="00662B0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D00FCF" w14:textId="77777777" w:rsidR="00763BFB" w:rsidRPr="00763BFB" w:rsidRDefault="00763BFB" w:rsidP="00763BFB"/>
    <w:p w14:paraId="5E565104" w14:textId="77777777" w:rsidR="00763BFB" w:rsidRPr="00763BFB" w:rsidRDefault="00763BFB" w:rsidP="00763BFB"/>
    <w:p w14:paraId="2A517B64" w14:textId="77777777" w:rsidR="00763BFB" w:rsidRPr="00763BFB" w:rsidRDefault="00763BFB" w:rsidP="00763BFB"/>
    <w:p w14:paraId="3B6683AF" w14:textId="77777777" w:rsidR="00763BFB" w:rsidRPr="00763BFB" w:rsidRDefault="00763BFB" w:rsidP="00763BFB"/>
    <w:p w14:paraId="5304254F" w14:textId="77777777" w:rsidR="00763BFB" w:rsidRPr="00763BFB" w:rsidRDefault="00763BFB" w:rsidP="00763BFB"/>
    <w:p w14:paraId="78FEB7F2" w14:textId="77777777" w:rsidR="00763BFB" w:rsidRPr="00763BFB" w:rsidRDefault="00763BFB" w:rsidP="00763BFB"/>
    <w:p w14:paraId="5E8CFD3B" w14:textId="77777777" w:rsidR="00763BFB" w:rsidRPr="00763BFB" w:rsidRDefault="00763BFB" w:rsidP="00763BFB"/>
    <w:p w14:paraId="4585A9E1" w14:textId="77777777" w:rsidR="00763BFB" w:rsidRPr="00763BFB" w:rsidRDefault="00763BFB" w:rsidP="00763BFB"/>
    <w:p w14:paraId="3FF9B58D" w14:textId="77777777" w:rsidR="00763BFB" w:rsidRPr="00763BFB" w:rsidRDefault="00763BFB" w:rsidP="00763BFB"/>
    <w:p w14:paraId="1F1AC8DD" w14:textId="77777777" w:rsidR="00763BFB" w:rsidRPr="00763BFB" w:rsidRDefault="00763BFB" w:rsidP="00763BFB"/>
    <w:p w14:paraId="31B4DD50" w14:textId="77777777" w:rsidR="00763BFB" w:rsidRPr="00763BFB" w:rsidRDefault="00763BFB" w:rsidP="00763BFB"/>
    <w:p w14:paraId="151247DC" w14:textId="77777777" w:rsidR="00763BFB" w:rsidRPr="00763BFB" w:rsidRDefault="00763BFB" w:rsidP="00763BFB"/>
    <w:p w14:paraId="45446AF2" w14:textId="77777777" w:rsidR="00763BFB" w:rsidRPr="00763BFB" w:rsidRDefault="00763BFB" w:rsidP="00763BFB"/>
    <w:p w14:paraId="40068F45" w14:textId="77777777" w:rsidR="00763BFB" w:rsidRPr="00763BFB" w:rsidRDefault="00763BFB" w:rsidP="00763BFB"/>
    <w:p w14:paraId="3197CB67" w14:textId="77777777" w:rsidR="00763BFB" w:rsidRPr="00763BFB" w:rsidRDefault="00763BFB" w:rsidP="00763BFB"/>
    <w:p w14:paraId="1B85F191" w14:textId="77777777" w:rsidR="00763BFB" w:rsidRPr="00763BFB" w:rsidRDefault="00763BFB" w:rsidP="00763BFB"/>
    <w:p w14:paraId="640DB5A9" w14:textId="7D9885A5" w:rsidR="00763BFB" w:rsidRPr="00763BFB" w:rsidRDefault="00763BFB" w:rsidP="00763BFB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A5B0D17" wp14:editId="06B083C8">
                <wp:simplePos x="0" y="0"/>
                <wp:positionH relativeFrom="margin">
                  <wp:posOffset>3235537</wp:posOffset>
                </wp:positionH>
                <wp:positionV relativeFrom="paragraph">
                  <wp:posOffset>267758</wp:posOffset>
                </wp:positionV>
                <wp:extent cx="3310255" cy="4639734"/>
                <wp:effectExtent l="0" t="0" r="23495" b="2794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255" cy="4639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B80C5E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63BF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Butaca </w:t>
                            </w:r>
                            <w:r w:rsidRPr="00763BFB">
                              <w:rPr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5BBF2805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F6F38A8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String descriptor;</w:t>
                            </w:r>
                          </w:p>
                          <w:p w14:paraId="78DD73FF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precio;</w:t>
                            </w:r>
                          </w:p>
                          <w:p w14:paraId="62B7FE36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ocupada;</w:t>
                            </w:r>
                          </w:p>
                          <w:p w14:paraId="47A05221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C7BA722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Butaca(</w:t>
                            </w:r>
                            <w:proofErr w:type="spellStart"/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fila,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columna) {</w:t>
                            </w:r>
                          </w:p>
                          <w:p w14:paraId="5EC7B9D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this.ocupada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= false;</w:t>
                            </w:r>
                          </w:p>
                          <w:p w14:paraId="2F304125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this.precio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= (800 + (100 * fila));</w:t>
                            </w:r>
                          </w:p>
                          <w:p w14:paraId="69400773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this.descriptor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= "Butaca " + fila + " , " + columna;</w:t>
                            </w:r>
                          </w:p>
                          <w:p w14:paraId="586AACE7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F7809DD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1F250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void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ocuparButaca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ocupado) {</w:t>
                            </w:r>
                          </w:p>
                          <w:p w14:paraId="44DB2FF1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this.ocupada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= ocupado;</w:t>
                            </w:r>
                          </w:p>
                          <w:p w14:paraId="27CAFA35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0ED8BF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41E3102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isOcupada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54AE3C2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ocupada;</w:t>
                            </w:r>
                          </w:p>
                          <w:p w14:paraId="15104EA3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DA58FCB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8A2AA6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getPrecio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692FC38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precio;</w:t>
                            </w:r>
                          </w:p>
                          <w:p w14:paraId="6FE2C8FB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A4540D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D460A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@Override</w:t>
                            </w:r>
                          </w:p>
                          <w:p w14:paraId="578DA304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toString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63BF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FB3A618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"| Descriptor " + descriptor + ", precio " + precio + ", ocupada " + ocupada +"\n";</w:t>
                            </w:r>
                          </w:p>
                          <w:p w14:paraId="6C3A627A" w14:textId="59F7D829" w:rsidR="00763BFB" w:rsidRPr="00763BFB" w:rsidRDefault="00763BFB" w:rsidP="00763BF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763B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B0D17" id="Cuadro de texto 6" o:spid="_x0000_s1033" type="#_x0000_t202" style="position:absolute;margin-left:254.75pt;margin-top:21.1pt;width:260.65pt;height:365.35pt;z-index: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" fillcolor="white [3201]" strokeweight=".5pt">
                <v:textbox>
                  <w:txbxContent>
                    <w:p w14:paraId="1CB80C5E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763BFB">
                        <w:rPr>
                          <w:b/>
                          <w:bCs/>
                          <w:sz w:val="20"/>
                          <w:szCs w:val="20"/>
                        </w:rPr>
                        <w:t xml:space="preserve">Butaca </w:t>
                      </w:r>
                      <w:r w:rsidRPr="00763BFB">
                        <w:rPr>
                          <w:sz w:val="20"/>
                          <w:szCs w:val="20"/>
                        </w:rPr>
                        <w:t>{</w:t>
                      </w:r>
                    </w:p>
                    <w:p w14:paraId="5BBF2805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4F6F38A8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String descriptor;</w:t>
                      </w:r>
                    </w:p>
                    <w:p w14:paraId="78DD73FF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precio;</w:t>
                      </w:r>
                    </w:p>
                    <w:p w14:paraId="62B7FE36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ocupada;</w:t>
                      </w:r>
                    </w:p>
                    <w:p w14:paraId="47A05221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6C7BA722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Butaca(</w:t>
                      </w:r>
                      <w:proofErr w:type="spellStart"/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fila,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columna) {</w:t>
                      </w:r>
                    </w:p>
                    <w:p w14:paraId="5EC7B9D0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this.ocupada</w:t>
                      </w:r>
                      <w:proofErr w:type="spellEnd"/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 xml:space="preserve"> = false;</w:t>
                      </w:r>
                    </w:p>
                    <w:p w14:paraId="2F304125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this.precio</w:t>
                      </w:r>
                      <w:proofErr w:type="spellEnd"/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 xml:space="preserve"> = (800 + (100 * fila));</w:t>
                      </w:r>
                    </w:p>
                    <w:p w14:paraId="69400773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this.descriptor</w:t>
                      </w:r>
                      <w:proofErr w:type="spellEnd"/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 xml:space="preserve"> = "Butaca " + fila + " , " + columna;</w:t>
                      </w:r>
                    </w:p>
                    <w:p w14:paraId="586AACE7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F7809DD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0B1F2500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void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ocuparButaca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ocupado) {</w:t>
                      </w:r>
                    </w:p>
                    <w:p w14:paraId="44DB2FF1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this.ocupada</w:t>
                      </w:r>
                      <w:proofErr w:type="spellEnd"/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 xml:space="preserve"> = ocupado;</w:t>
                      </w:r>
                    </w:p>
                    <w:p w14:paraId="27CAFA35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0ED8BF0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241E3102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isOcupada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354AE3C2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ocupada;</w:t>
                      </w:r>
                    </w:p>
                    <w:p w14:paraId="15104EA3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DA58FCB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438A2AA6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getPrecio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2692FC38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precio;</w:t>
                      </w:r>
                    </w:p>
                    <w:p w14:paraId="6FE2C8FB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A4540D0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7DD460AC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@Override</w:t>
                      </w:r>
                    </w:p>
                    <w:p w14:paraId="578DA304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763BFB">
                        <w:rPr>
                          <w:sz w:val="20"/>
                          <w:szCs w:val="20"/>
                        </w:rPr>
                        <w:t>toString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63BF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6FB3A618" w14:textId="77777777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763BFB">
                        <w:rPr>
                          <w:sz w:val="20"/>
                          <w:szCs w:val="20"/>
                        </w:rPr>
                        <w:t xml:space="preserve"> "| Descriptor " + descriptor + ", precio " + precio + ", ocupada " + ocupada +"\n";</w:t>
                      </w:r>
                    </w:p>
                    <w:p w14:paraId="6C3A627A" w14:textId="59F7D829" w:rsidR="00763BFB" w:rsidRPr="00763BFB" w:rsidRDefault="00763BFB" w:rsidP="00763BF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763B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789241" w14:textId="07B31E27" w:rsidR="00763BFB" w:rsidRPr="00763BFB" w:rsidRDefault="00763BFB" w:rsidP="00763BFB"/>
    <w:p w14:paraId="36CC92CF" w14:textId="4422ADDE" w:rsidR="00763BFB" w:rsidRPr="00763BFB" w:rsidRDefault="00763BFB" w:rsidP="00763BFB"/>
    <w:p w14:paraId="79E2B1E8" w14:textId="77777777" w:rsidR="00763BFB" w:rsidRPr="00763BFB" w:rsidRDefault="00763BFB" w:rsidP="00763BFB"/>
    <w:p w14:paraId="2D6A3FC4" w14:textId="2E317BBA" w:rsidR="00763BFB" w:rsidRPr="00763BFB" w:rsidRDefault="00763BFB" w:rsidP="00763BFB"/>
    <w:p w14:paraId="560657F9" w14:textId="77777777" w:rsidR="00763BFB" w:rsidRPr="00763BFB" w:rsidRDefault="00763BFB" w:rsidP="00763BFB"/>
    <w:p w14:paraId="0FEB2FFC" w14:textId="16B5C658" w:rsidR="00763BFB" w:rsidRPr="00763BFB" w:rsidRDefault="00763BFB" w:rsidP="00763BFB"/>
    <w:p w14:paraId="2CA9F6E1" w14:textId="68A57B4B" w:rsidR="00763BFB" w:rsidRPr="00763BFB" w:rsidRDefault="00763BFB" w:rsidP="00763BFB"/>
    <w:p w14:paraId="77DDD261" w14:textId="00309C6D" w:rsidR="00763BFB" w:rsidRPr="00763BFB" w:rsidRDefault="00763BFB" w:rsidP="00763BFB"/>
    <w:p w14:paraId="16E8278F" w14:textId="0E93B9AE" w:rsidR="00763BFB" w:rsidRPr="00763BFB" w:rsidRDefault="00763BFB" w:rsidP="00763BFB"/>
    <w:p w14:paraId="0554B6EA" w14:textId="354E94F1" w:rsidR="00763BFB" w:rsidRPr="00763BFB" w:rsidRDefault="00763BFB" w:rsidP="00763BFB"/>
    <w:p w14:paraId="17445748" w14:textId="44013656" w:rsidR="00763BFB" w:rsidRPr="00763BFB" w:rsidRDefault="00763BFB" w:rsidP="00763BFB"/>
    <w:p w14:paraId="11F666D4" w14:textId="77777777" w:rsidR="00763BFB" w:rsidRDefault="00763BFB" w:rsidP="00763BFB"/>
    <w:p w14:paraId="3176C5F9" w14:textId="5369EA26" w:rsidR="00763BFB" w:rsidRDefault="00763BFB" w:rsidP="00763BFB">
      <w:pPr>
        <w:jc w:val="center"/>
      </w:pPr>
    </w:p>
    <w:p w14:paraId="6DCC54F6" w14:textId="0ABD24A4" w:rsidR="00763BFB" w:rsidRDefault="00763BFB" w:rsidP="00763BF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B2E565" wp14:editId="0E5605AD">
                <wp:simplePos x="0" y="0"/>
                <wp:positionH relativeFrom="column">
                  <wp:posOffset>-29845</wp:posOffset>
                </wp:positionH>
                <wp:positionV relativeFrom="paragraph">
                  <wp:posOffset>-207645</wp:posOffset>
                </wp:positionV>
                <wp:extent cx="3530600" cy="4919133"/>
                <wp:effectExtent l="0" t="0" r="12700" b="1524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0" cy="4919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F7134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class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MainFuncionTeatro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{</w:t>
                            </w:r>
                          </w:p>
                          <w:p w14:paraId="0086BF72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C6B2D17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/**</w:t>
                            </w:r>
                          </w:p>
                          <w:p w14:paraId="46AD996F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* @param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the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command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line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arguments</w:t>
                            </w:r>
                            <w:proofErr w:type="spellEnd"/>
                          </w:p>
                          <w:p w14:paraId="0CE4009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*/</w:t>
                            </w:r>
                          </w:p>
                          <w:p w14:paraId="21F80683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static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void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String[]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431E9F04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Funcion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f= new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Funcion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"Abracadabra", 10, 15, 5, 5);</w:t>
                            </w:r>
                          </w:p>
                          <w:p w14:paraId="08C7249D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5AD44B70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f.ocuparButaca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(1, 1);</w:t>
                            </w:r>
                          </w:p>
                          <w:p w14:paraId="1D5EEE91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f.ocuparButaca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(1, 2);</w:t>
                            </w:r>
                          </w:p>
                          <w:p w14:paraId="5DF2F336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f.ocuparButaca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(2, 2);</w:t>
                            </w:r>
                          </w:p>
                          <w:p w14:paraId="4C6943D8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f.ocuparButaca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(2, 1);</w:t>
                            </w:r>
                          </w:p>
                          <w:p w14:paraId="7D5C9E84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f.ocuparButaca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(3, 1);</w:t>
                            </w:r>
                          </w:p>
                          <w:p w14:paraId="653A211E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f.ocuparButaca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(3, 3);</w:t>
                            </w:r>
                          </w:p>
                          <w:p w14:paraId="02155CC9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895392E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(f);</w:t>
                            </w:r>
                          </w:p>
                          <w:p w14:paraId="5FBF48FE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48601A58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f.desocuparButacas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(2);</w:t>
                            </w:r>
                          </w:p>
                          <w:p w14:paraId="29DF89F9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(f);</w:t>
                            </w:r>
                          </w:p>
                          <w:p w14:paraId="7FBCCD6D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0921C2BD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f.representaciones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(1));</w:t>
                            </w:r>
                          </w:p>
                          <w:p w14:paraId="6F38951D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68BD6C2C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763BFB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763BFB">
                              <w:rPr>
                                <w:sz w:val="22"/>
                                <w:szCs w:val="22"/>
                              </w:rPr>
                              <w:t>f.toString</w:t>
                            </w:r>
                            <w:proofErr w:type="spellEnd"/>
                            <w:proofErr w:type="gramEnd"/>
                            <w:r w:rsidRPr="00763BFB">
                              <w:rPr>
                                <w:sz w:val="22"/>
                                <w:szCs w:val="22"/>
                              </w:rPr>
                              <w:t>());</w:t>
                            </w:r>
                          </w:p>
                          <w:p w14:paraId="45EBD0E4" w14:textId="77777777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</w:p>
                          <w:p w14:paraId="235B6360" w14:textId="01F901A5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0D6AC299" w14:textId="0400179F" w:rsidR="00763BFB" w:rsidRPr="00763BFB" w:rsidRDefault="00763BFB" w:rsidP="00763BFB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763BFB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2E565" id="Cuadro de texto 9" o:spid="_x0000_s1034" type="#_x0000_t202" style="position:absolute;left:0;text-align:left;margin-left:-2.35pt;margin-top:-16.35pt;width:278pt;height:387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" fillcolor="white [3201]" strokeweight=".5pt">
                <v:textbox>
                  <w:txbxContent>
                    <w:p w14:paraId="785F7134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class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MainFuncionTeatro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{</w:t>
                      </w:r>
                    </w:p>
                    <w:p w14:paraId="0086BF72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4C6B2D17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/**</w:t>
                      </w:r>
                    </w:p>
                    <w:p w14:paraId="46AD996F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* @param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the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command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line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arguments</w:t>
                      </w:r>
                      <w:proofErr w:type="spellEnd"/>
                    </w:p>
                    <w:p w14:paraId="0CE4009C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*/</w:t>
                      </w:r>
                    </w:p>
                    <w:p w14:paraId="21F80683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static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void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main(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 xml:space="preserve">String[]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) {</w:t>
                      </w:r>
                    </w:p>
                    <w:p w14:paraId="431E9F04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Funcion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 xml:space="preserve"> f= new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Funcion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"Abracadabra", 10, 15, 5, 5);</w:t>
                      </w:r>
                    </w:p>
                    <w:p w14:paraId="08C7249D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5AD44B70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f.ocuparButaca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(1, 1);</w:t>
                      </w:r>
                    </w:p>
                    <w:p w14:paraId="1D5EEE91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f.ocuparButaca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(1, 2);</w:t>
                      </w:r>
                    </w:p>
                    <w:p w14:paraId="5DF2F336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f.ocuparButaca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(2, 2);</w:t>
                      </w:r>
                    </w:p>
                    <w:p w14:paraId="4C6943D8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f.ocuparButaca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(2, 1);</w:t>
                      </w:r>
                    </w:p>
                    <w:p w14:paraId="7D5C9E84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f.ocuparButaca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(3, 1);</w:t>
                      </w:r>
                    </w:p>
                    <w:p w14:paraId="653A211E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f.ocuparButaca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(3, 3);</w:t>
                      </w:r>
                    </w:p>
                    <w:p w14:paraId="02155CC9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0895392E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(f);</w:t>
                      </w:r>
                    </w:p>
                    <w:p w14:paraId="5FBF48FE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48601A58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f.desocuparButacas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(2);</w:t>
                      </w:r>
                    </w:p>
                    <w:p w14:paraId="29DF89F9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(f);</w:t>
                      </w:r>
                    </w:p>
                    <w:p w14:paraId="7FBCCD6D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0921C2BD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f.representaciones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(1));</w:t>
                      </w:r>
                    </w:p>
                    <w:p w14:paraId="6F38951D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68BD6C2C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763BFB">
                        <w:rPr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763BFB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763BFB">
                        <w:rPr>
                          <w:sz w:val="22"/>
                          <w:szCs w:val="22"/>
                        </w:rPr>
                        <w:t>f.toString</w:t>
                      </w:r>
                      <w:proofErr w:type="spellEnd"/>
                      <w:proofErr w:type="gramEnd"/>
                      <w:r w:rsidRPr="00763BFB">
                        <w:rPr>
                          <w:sz w:val="22"/>
                          <w:szCs w:val="22"/>
                        </w:rPr>
                        <w:t>());</w:t>
                      </w:r>
                    </w:p>
                    <w:p w14:paraId="45EBD0E4" w14:textId="77777777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    </w:t>
                      </w:r>
                    </w:p>
                    <w:p w14:paraId="235B6360" w14:textId="01F901A5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0D6AC299" w14:textId="0400179F" w:rsidR="00763BFB" w:rsidRPr="00763BFB" w:rsidRDefault="00763BFB" w:rsidP="00763BFB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763BFB">
                        <w:rPr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D9CD9EE" w14:textId="77777777" w:rsidR="00763BFB" w:rsidRDefault="00763BFB" w:rsidP="00763BFB">
      <w:pPr>
        <w:jc w:val="center"/>
      </w:pPr>
    </w:p>
    <w:p w14:paraId="46F7A871" w14:textId="77777777" w:rsidR="00D3051F" w:rsidRPr="00D3051F" w:rsidRDefault="00D3051F" w:rsidP="00D3051F"/>
    <w:p w14:paraId="053FBCE2" w14:textId="77777777" w:rsidR="00D3051F" w:rsidRPr="00D3051F" w:rsidRDefault="00D3051F" w:rsidP="00D3051F"/>
    <w:p w14:paraId="55B7E4F2" w14:textId="77777777" w:rsidR="00D3051F" w:rsidRPr="00D3051F" w:rsidRDefault="00D3051F" w:rsidP="00D3051F"/>
    <w:p w14:paraId="738984D5" w14:textId="77777777" w:rsidR="00D3051F" w:rsidRPr="00D3051F" w:rsidRDefault="00D3051F" w:rsidP="00D3051F"/>
    <w:p w14:paraId="5F0825C5" w14:textId="77777777" w:rsidR="00D3051F" w:rsidRPr="00D3051F" w:rsidRDefault="00D3051F" w:rsidP="00D3051F"/>
    <w:p w14:paraId="02BAD024" w14:textId="77777777" w:rsidR="00D3051F" w:rsidRPr="00D3051F" w:rsidRDefault="00D3051F" w:rsidP="00D3051F"/>
    <w:p w14:paraId="626ACB46" w14:textId="77777777" w:rsidR="00D3051F" w:rsidRPr="00D3051F" w:rsidRDefault="00D3051F" w:rsidP="00D3051F"/>
    <w:p w14:paraId="7E143123" w14:textId="77777777" w:rsidR="00D3051F" w:rsidRPr="00D3051F" w:rsidRDefault="00D3051F" w:rsidP="00D3051F"/>
    <w:p w14:paraId="1B53E4D0" w14:textId="77777777" w:rsidR="00D3051F" w:rsidRPr="00D3051F" w:rsidRDefault="00D3051F" w:rsidP="00D3051F"/>
    <w:p w14:paraId="7F07E441" w14:textId="77777777" w:rsidR="00D3051F" w:rsidRPr="00D3051F" w:rsidRDefault="00D3051F" w:rsidP="00D3051F"/>
    <w:p w14:paraId="00F6FA2D" w14:textId="77777777" w:rsidR="00D3051F" w:rsidRPr="00D3051F" w:rsidRDefault="00D3051F" w:rsidP="00D3051F"/>
    <w:p w14:paraId="6F8229B9" w14:textId="77777777" w:rsidR="00D3051F" w:rsidRPr="00D3051F" w:rsidRDefault="00D3051F" w:rsidP="00D3051F"/>
    <w:p w14:paraId="400A4D0C" w14:textId="77777777" w:rsidR="00D3051F" w:rsidRPr="00D3051F" w:rsidRDefault="00D3051F" w:rsidP="00D3051F"/>
    <w:p w14:paraId="7108C40F" w14:textId="77777777" w:rsidR="00D3051F" w:rsidRPr="00D3051F" w:rsidRDefault="00D3051F" w:rsidP="00D3051F"/>
    <w:p w14:paraId="27B0DEA4" w14:textId="77777777" w:rsidR="00D3051F" w:rsidRPr="00D3051F" w:rsidRDefault="00D3051F" w:rsidP="00D3051F"/>
    <w:p w14:paraId="62F020D7" w14:textId="77777777" w:rsidR="00D3051F" w:rsidRPr="00D3051F" w:rsidRDefault="00D3051F" w:rsidP="00D3051F"/>
    <w:p w14:paraId="012863A0" w14:textId="77777777" w:rsidR="00D3051F" w:rsidRPr="00D3051F" w:rsidRDefault="00D3051F" w:rsidP="00D3051F"/>
    <w:p w14:paraId="7F1143B4" w14:textId="77777777" w:rsidR="00D3051F" w:rsidRPr="00D3051F" w:rsidRDefault="00D3051F" w:rsidP="00D3051F"/>
    <w:p w14:paraId="65B9610C" w14:textId="77777777" w:rsidR="00D3051F" w:rsidRPr="00D3051F" w:rsidRDefault="00D3051F" w:rsidP="00D3051F"/>
    <w:p w14:paraId="367CC9F8" w14:textId="77777777" w:rsidR="00D3051F" w:rsidRPr="00D3051F" w:rsidRDefault="00D3051F" w:rsidP="00D3051F"/>
    <w:p w14:paraId="442A58AA" w14:textId="77777777" w:rsidR="00D3051F" w:rsidRPr="00D3051F" w:rsidRDefault="00D3051F" w:rsidP="00D3051F"/>
    <w:p w14:paraId="1A8D27C1" w14:textId="77777777" w:rsidR="00D3051F" w:rsidRPr="00D3051F" w:rsidRDefault="00D3051F" w:rsidP="00D3051F"/>
    <w:p w14:paraId="502FC0DE" w14:textId="77777777" w:rsidR="00D3051F" w:rsidRPr="00D3051F" w:rsidRDefault="00D3051F" w:rsidP="00D3051F"/>
    <w:p w14:paraId="4D5DC75F" w14:textId="77777777" w:rsidR="00D3051F" w:rsidRPr="00D3051F" w:rsidRDefault="00D3051F" w:rsidP="00D3051F"/>
    <w:p w14:paraId="6AEA2093" w14:textId="77777777" w:rsidR="00D3051F" w:rsidRPr="00D3051F" w:rsidRDefault="00D3051F" w:rsidP="00D3051F"/>
    <w:p w14:paraId="5316112E" w14:textId="77777777" w:rsidR="00D3051F" w:rsidRPr="00D3051F" w:rsidRDefault="00D3051F" w:rsidP="00D3051F"/>
    <w:p w14:paraId="14A1BA90" w14:textId="77777777" w:rsidR="00D3051F" w:rsidRPr="00D3051F" w:rsidRDefault="00D3051F" w:rsidP="00D3051F"/>
    <w:p w14:paraId="6D86FFC4" w14:textId="77777777" w:rsidR="00D3051F" w:rsidRDefault="00D3051F" w:rsidP="00D3051F"/>
    <w:p w14:paraId="7EE84A9F" w14:textId="116163DC" w:rsidR="00D3051F" w:rsidRDefault="00D3051F" w:rsidP="00D974EA">
      <w:pPr>
        <w:tabs>
          <w:tab w:val="left" w:pos="1187"/>
        </w:tabs>
      </w:pPr>
      <w:r>
        <w:tab/>
      </w:r>
      <w:r>
        <w:br w:type="page"/>
      </w:r>
    </w:p>
    <w:p w14:paraId="2516258A" w14:textId="5EAB16BE" w:rsidR="00D3051F" w:rsidRDefault="00BD6576" w:rsidP="00D3051F">
      <w:pPr>
        <w:tabs>
          <w:tab w:val="left" w:pos="118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50B742C" wp14:editId="64944F83">
                <wp:simplePos x="0" y="0"/>
                <wp:positionH relativeFrom="margin">
                  <wp:posOffset>3282104</wp:posOffset>
                </wp:positionH>
                <wp:positionV relativeFrom="paragraph">
                  <wp:posOffset>2696210</wp:posOffset>
                </wp:positionV>
                <wp:extent cx="3649134" cy="4936066"/>
                <wp:effectExtent l="0" t="0" r="27940" b="1714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134" cy="49360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AD47C8" w14:textId="77777777" w:rsidR="00660801" w:rsidRPr="009F2D2B" w:rsidRDefault="00660801" w:rsidP="00660801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Ingrediente {</w:t>
                            </w:r>
                          </w:p>
                          <w:p w14:paraId="42A7B912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String nombre;</w:t>
                            </w:r>
                          </w:p>
                          <w:p w14:paraId="3773B34B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costo;</w:t>
                            </w:r>
                          </w:p>
                          <w:p w14:paraId="6CB21039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String grupo;</w:t>
                            </w:r>
                          </w:p>
                          <w:p w14:paraId="06253B98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6BE473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Ingrediente(</w:t>
                            </w:r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String nombre,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costo, String grupo) {</w:t>
                            </w:r>
                          </w:p>
                          <w:p w14:paraId="0F27EC64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= nombre;</w:t>
                            </w:r>
                          </w:p>
                          <w:p w14:paraId="09A47F4A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this.costo</w:t>
                            </w:r>
                            <w:proofErr w:type="spellEnd"/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= costo;</w:t>
                            </w:r>
                          </w:p>
                          <w:p w14:paraId="06B3EDE3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this.grupo</w:t>
                            </w:r>
                            <w:proofErr w:type="spellEnd"/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= grupo;</w:t>
                            </w:r>
                          </w:p>
                          <w:p w14:paraId="56E7BB57" w14:textId="1B71BE6F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30AEFD2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getCosto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59EFE64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costo;</w:t>
                            </w:r>
                          </w:p>
                          <w:p w14:paraId="029D3751" w14:textId="59C692DD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45FC46A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getGrupo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8FEF3DF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grupo;</w:t>
                            </w:r>
                          </w:p>
                          <w:p w14:paraId="2F37E0EA" w14:textId="54DC486A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DBC2B61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incremento(</w:t>
                            </w:r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6D8EED3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(</w:t>
                            </w:r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>costo+ (costo*0.1));</w:t>
                            </w:r>
                          </w:p>
                          <w:p w14:paraId="60B86690" w14:textId="6FB5F476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D439481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costoFinal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44A4EBCF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costoF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getCosto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5F740F7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if(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getGrupo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equals</w:t>
                            </w:r>
                            <w:proofErr w:type="spellEnd"/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>("B")){</w:t>
                            </w:r>
                          </w:p>
                          <w:p w14:paraId="7983F242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costoF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incremento(</w:t>
                            </w:r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5F1C676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75779B4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costoF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6BB7D40" w14:textId="52F8A05D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}  </w:t>
                            </w:r>
                          </w:p>
                          <w:p w14:paraId="31C0B23A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toString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8823AD4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" -Un </w:t>
                            </w:r>
                            <w:proofErr w:type="gramStart"/>
                            <w:r w:rsidRPr="00357CFB">
                              <w:rPr>
                                <w:sz w:val="20"/>
                                <w:szCs w:val="20"/>
                              </w:rPr>
                              <w:t>ingrediente  "</w:t>
                            </w:r>
                            <w:proofErr w:type="gramEnd"/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+ nombre + "- costo  " + costo  + "- grupo " + grupo  + "\n";</w:t>
                            </w:r>
                          </w:p>
                          <w:p w14:paraId="4717B619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3B1CA2D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06A60C2C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B2DB626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13B19232" w14:textId="77777777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36D37EB6" w14:textId="1E423918" w:rsidR="00660801" w:rsidRPr="00357CFB" w:rsidRDefault="00660801" w:rsidP="00660801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57CFB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B742C" id="Cuadro de texto 12" o:spid="_x0000_s1035" type="#_x0000_t202" style="position:absolute;margin-left:258.45pt;margin-top:212.3pt;width:287.35pt;height:388.6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" fillcolor="white [3201]" strokeweight=".5pt">
                <v:textbox>
                  <w:txbxContent>
                    <w:p w14:paraId="70AD47C8" w14:textId="77777777" w:rsidR="00660801" w:rsidRPr="009F2D2B" w:rsidRDefault="00660801" w:rsidP="00660801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Ingrediente {</w:t>
                      </w:r>
                    </w:p>
                    <w:p w14:paraId="42A7B912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String nombre;</w:t>
                      </w:r>
                    </w:p>
                    <w:p w14:paraId="3773B34B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costo;</w:t>
                      </w:r>
                    </w:p>
                    <w:p w14:paraId="6CB21039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String grupo;</w:t>
                      </w:r>
                    </w:p>
                    <w:p w14:paraId="06253B98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5D6BE473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Ingrediente(</w:t>
                      </w:r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 xml:space="preserve">String nombre,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costo, String grupo) {</w:t>
                      </w:r>
                    </w:p>
                    <w:p w14:paraId="0F27EC64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this.nombre</w:t>
                      </w:r>
                      <w:proofErr w:type="spellEnd"/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 xml:space="preserve"> = nombre;</w:t>
                      </w:r>
                    </w:p>
                    <w:p w14:paraId="09A47F4A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this.costo</w:t>
                      </w:r>
                      <w:proofErr w:type="spellEnd"/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 xml:space="preserve"> = costo;</w:t>
                      </w:r>
                    </w:p>
                    <w:p w14:paraId="06B3EDE3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this.grupo</w:t>
                      </w:r>
                      <w:proofErr w:type="spellEnd"/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 xml:space="preserve"> = grupo;</w:t>
                      </w:r>
                    </w:p>
                    <w:p w14:paraId="56E7BB57" w14:textId="1B71BE6F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30AEFD2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getCosto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259EFE64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costo;</w:t>
                      </w:r>
                    </w:p>
                    <w:p w14:paraId="029D3751" w14:textId="59C692DD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45FC46A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getGrupo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48FEF3DF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grupo;</w:t>
                      </w:r>
                    </w:p>
                    <w:p w14:paraId="2F37E0EA" w14:textId="54DC486A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DBC2B61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incremento(</w:t>
                      </w:r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6D8EED3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 (</w:t>
                      </w:r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>costo+ (costo*0.1));</w:t>
                      </w:r>
                    </w:p>
                    <w:p w14:paraId="60B86690" w14:textId="6FB5F476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D439481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costoFinal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>){</w:t>
                      </w:r>
                    </w:p>
                    <w:p w14:paraId="44A4EBCF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costoF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getCosto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5F740F7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if(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getGrupo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).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equals</w:t>
                      </w:r>
                      <w:proofErr w:type="spellEnd"/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>("B")){</w:t>
                      </w:r>
                    </w:p>
                    <w:p w14:paraId="7983F242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costoF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= </w:t>
                      </w:r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incremento(</w:t>
                      </w:r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55F1C676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75779B4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costoF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6BB7D40" w14:textId="52F8A05D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}  </w:t>
                      </w:r>
                    </w:p>
                    <w:p w14:paraId="31C0B23A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toString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48823AD4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57CF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357CFB">
                        <w:rPr>
                          <w:sz w:val="20"/>
                          <w:szCs w:val="20"/>
                        </w:rPr>
                        <w:t xml:space="preserve"> " -Un </w:t>
                      </w:r>
                      <w:proofErr w:type="gramStart"/>
                      <w:r w:rsidRPr="00357CFB">
                        <w:rPr>
                          <w:sz w:val="20"/>
                          <w:szCs w:val="20"/>
                        </w:rPr>
                        <w:t>ingrediente  "</w:t>
                      </w:r>
                      <w:proofErr w:type="gramEnd"/>
                      <w:r w:rsidRPr="00357CFB">
                        <w:rPr>
                          <w:sz w:val="20"/>
                          <w:szCs w:val="20"/>
                        </w:rPr>
                        <w:t xml:space="preserve"> + nombre + "- costo  " + costo  + "- grupo " + grupo  + "\n";</w:t>
                      </w:r>
                    </w:p>
                    <w:p w14:paraId="4717B619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3B1CA2D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06A60C2C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2B2DB626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13B19232" w14:textId="77777777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36D37EB6" w14:textId="1E423918" w:rsidR="00660801" w:rsidRPr="00357CFB" w:rsidRDefault="00660801" w:rsidP="00660801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57CFB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7CFB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37168F" wp14:editId="15210FBB">
                <wp:simplePos x="0" y="0"/>
                <wp:positionH relativeFrom="column">
                  <wp:posOffset>-80645</wp:posOffset>
                </wp:positionH>
                <wp:positionV relativeFrom="paragraph">
                  <wp:posOffset>2696422</wp:posOffset>
                </wp:positionV>
                <wp:extent cx="3606800" cy="7476067"/>
                <wp:effectExtent l="0" t="0" r="12700" b="1079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0" cy="7476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3B480" w14:textId="77777777" w:rsidR="00534BB6" w:rsidRPr="009F2D2B" w:rsidRDefault="00534BB6" w:rsidP="00534BB6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Sanguche {</w:t>
                            </w:r>
                          </w:p>
                          <w:p w14:paraId="235054F7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String nombre;</w:t>
                            </w:r>
                          </w:p>
                          <w:p w14:paraId="5BD83FA0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Pan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pan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20DD5CD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Ingrediente []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vIngredientes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7CFCE39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dimF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A2735C0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dimL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D45E6D0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B467CB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Sanguche(</w:t>
                            </w:r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String nombre, Pan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pan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N) {</w:t>
                            </w:r>
                          </w:p>
                          <w:p w14:paraId="1CFEB35C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= nombre;</w:t>
                            </w:r>
                          </w:p>
                          <w:p w14:paraId="72339760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this.pan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= pan;</w:t>
                            </w:r>
                          </w:p>
                          <w:p w14:paraId="40433E9A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this.dimL</w:t>
                            </w:r>
                            <w:proofErr w:type="spellEnd"/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=0;</w:t>
                            </w:r>
                          </w:p>
                          <w:p w14:paraId="6EC5762E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this.dimF</w:t>
                            </w:r>
                            <w:proofErr w:type="spellEnd"/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= N;</w:t>
                            </w:r>
                          </w:p>
                          <w:p w14:paraId="2853B38E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this.vIngredientes</w:t>
                            </w:r>
                            <w:proofErr w:type="spellEnd"/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= new Ingrediente[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dimF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06B84CC2" w14:textId="4C9AE9BC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7657462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hayLugar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3A2EBF80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dimL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dimF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); </w:t>
                            </w:r>
                          </w:p>
                          <w:p w14:paraId="4B9167AC" w14:textId="4675B9FC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}   </w:t>
                            </w:r>
                          </w:p>
                          <w:p w14:paraId="24431EE2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agregarIngrediente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Ingrediente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ing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3E047F12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=false;</w:t>
                            </w:r>
                          </w:p>
                          <w:p w14:paraId="4D8BAD81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if(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hayLugar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)){</w:t>
                            </w:r>
                          </w:p>
                          <w:p w14:paraId="028C1126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vIngredientes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dimL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]=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ing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27A85C4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this.dimL</w:t>
                            </w:r>
                            <w:proofErr w:type="spellEnd"/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++;</w:t>
                            </w:r>
                          </w:p>
                          <w:p w14:paraId="416A9B6E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=true;</w:t>
                            </w:r>
                          </w:p>
                          <w:p w14:paraId="31D992AB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2DC7D72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B00CA8A" w14:textId="32AF289A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866D4C4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costoTotalIngredientes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7BFD4BBA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total=0;</w:t>
                            </w:r>
                          </w:p>
                          <w:p w14:paraId="3F4F0752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for(</w:t>
                            </w:r>
                            <w:proofErr w:type="spellStart"/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i=0; i&lt;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dimL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; i++){</w:t>
                            </w:r>
                          </w:p>
                          <w:p w14:paraId="55D8AC3B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  total+=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vIngredientes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[i</w:t>
                            </w:r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getCosto</w:t>
                            </w:r>
                            <w:proofErr w:type="spellEnd"/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4542C4C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C3449C8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total;</w:t>
                            </w:r>
                          </w:p>
                          <w:p w14:paraId="4D059B34" w14:textId="5C5370BD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B1FE8F0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costoFinal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){</w:t>
                            </w:r>
                          </w:p>
                          <w:p w14:paraId="4238313B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costo;</w:t>
                            </w:r>
                          </w:p>
                          <w:p w14:paraId="00C56999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costo=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pan.costoFinal</w:t>
                            </w:r>
                            <w:proofErr w:type="spellEnd"/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()+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costoTotalIngredientes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070B8CC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costo;</w:t>
                            </w:r>
                          </w:p>
                          <w:p w14:paraId="721AF681" w14:textId="2737B28F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}    </w:t>
                            </w:r>
                          </w:p>
                          <w:p w14:paraId="571C3E64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toString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1926980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String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="";</w:t>
                            </w:r>
                          </w:p>
                          <w:p w14:paraId="18E65847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for (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i=0; i&lt;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dimL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; i+</w:t>
                            </w:r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+){</w:t>
                            </w:r>
                            <w:proofErr w:type="gramEnd"/>
                          </w:p>
                          <w:p w14:paraId="57D54A2C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+= "</w:t>
                            </w:r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Ingrediente  "</w:t>
                            </w:r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+ (i+1) +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vIngredientes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[i].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toString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A9C9A7B" w14:textId="6592C722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}              </w:t>
                            </w:r>
                          </w:p>
                          <w:p w14:paraId="64DF6228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"Sanguche nombre " + nombre + "\n" +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pan.toString</w:t>
                            </w:r>
                            <w:proofErr w:type="spellEnd"/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() + "\n" +" cantidad de ingredientes: "+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this.dimL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68C593F0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  <w:proofErr w:type="spell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+"\n "+ "Costo final del sanguche "+ </w:t>
                            </w:r>
                            <w:proofErr w:type="spellStart"/>
                            <w:proofErr w:type="gramStart"/>
                            <w:r w:rsidRPr="00534BB6">
                              <w:rPr>
                                <w:sz w:val="20"/>
                                <w:szCs w:val="20"/>
                              </w:rPr>
                              <w:t>costoFinal</w:t>
                            </w:r>
                            <w:proofErr w:type="spellEnd"/>
                            <w:r w:rsidRPr="00534BB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4BB6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EC93E3E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965CB7C" w14:textId="77777777" w:rsid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795259B5" w14:textId="77777777" w:rsidR="00BD6576" w:rsidRDefault="00BD657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C60B48" w14:textId="77777777" w:rsidR="00BD6576" w:rsidRDefault="00BD657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05F1E2" w14:textId="77777777" w:rsidR="00BD6576" w:rsidRPr="00534BB6" w:rsidRDefault="00BD657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3C0A5F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1766AC71" w14:textId="77777777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44FAD046" w14:textId="58F21AEE" w:rsidR="00534BB6" w:rsidRPr="00534BB6" w:rsidRDefault="00534BB6" w:rsidP="00534BB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534BB6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168F" id="Cuadro de texto 11" o:spid="_x0000_s1036" type="#_x0000_t202" style="position:absolute;margin-left:-6.35pt;margin-top:212.3pt;width:284pt;height:588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" fillcolor="white [3201]" strokeweight=".5pt">
                <v:textbox>
                  <w:txbxContent>
                    <w:p w14:paraId="00A3B480" w14:textId="77777777" w:rsidR="00534BB6" w:rsidRPr="009F2D2B" w:rsidRDefault="00534BB6" w:rsidP="00534BB6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Sanguche {</w:t>
                      </w:r>
                    </w:p>
                    <w:p w14:paraId="235054F7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String nombre;</w:t>
                      </w:r>
                    </w:p>
                    <w:p w14:paraId="5BD83FA0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Pan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pan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20DD5CD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Ingrediente []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vIngredientes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7CFCE39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dimF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A2735C0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dimL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D45E6D0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4DB467CB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Sanguche(</w:t>
                      </w:r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 xml:space="preserve">String nombre, Pan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pan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N) {</w:t>
                      </w:r>
                    </w:p>
                    <w:p w14:paraId="1CFEB35C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this.nombre</w:t>
                      </w:r>
                      <w:proofErr w:type="spellEnd"/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 xml:space="preserve"> = nombre;</w:t>
                      </w:r>
                    </w:p>
                    <w:p w14:paraId="72339760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this.pan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= pan;</w:t>
                      </w:r>
                    </w:p>
                    <w:p w14:paraId="40433E9A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this.dimL</w:t>
                      </w:r>
                      <w:proofErr w:type="spellEnd"/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=0;</w:t>
                      </w:r>
                    </w:p>
                    <w:p w14:paraId="6EC5762E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this.dimF</w:t>
                      </w:r>
                      <w:proofErr w:type="spellEnd"/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 xml:space="preserve"> = N;</w:t>
                      </w:r>
                    </w:p>
                    <w:p w14:paraId="2853B38E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this.vIngredientes</w:t>
                      </w:r>
                      <w:proofErr w:type="spellEnd"/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= new Ingrediente[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dimF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];</w:t>
                      </w:r>
                    </w:p>
                    <w:p w14:paraId="06B84CC2" w14:textId="4C9AE9BC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7657462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hayLugar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){</w:t>
                      </w:r>
                    </w:p>
                    <w:p w14:paraId="3A2EBF80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dimL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dimF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); </w:t>
                      </w:r>
                    </w:p>
                    <w:p w14:paraId="4B9167AC" w14:textId="4675B9FC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}   </w:t>
                      </w:r>
                    </w:p>
                    <w:p w14:paraId="24431EE2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agregarIngrediente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 xml:space="preserve">Ingrediente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ing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){</w:t>
                      </w:r>
                    </w:p>
                    <w:p w14:paraId="3E047F12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=false;</w:t>
                      </w:r>
                    </w:p>
                    <w:p w14:paraId="4D8BAD81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if(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hayLugar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)){</w:t>
                      </w:r>
                    </w:p>
                    <w:p w14:paraId="028C1126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vIngredientes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dimL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]=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ing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527A85C4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this.dimL</w:t>
                      </w:r>
                      <w:proofErr w:type="spellEnd"/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++;</w:t>
                      </w:r>
                    </w:p>
                    <w:p w14:paraId="416A9B6E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=true;</w:t>
                      </w:r>
                    </w:p>
                    <w:p w14:paraId="31D992AB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2DC7D72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B00CA8A" w14:textId="32AF289A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866D4C4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costoTotalIngredientes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){</w:t>
                      </w:r>
                    </w:p>
                    <w:p w14:paraId="7BFD4BBA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total=0;</w:t>
                      </w:r>
                    </w:p>
                    <w:p w14:paraId="3F4F0752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for(</w:t>
                      </w:r>
                      <w:proofErr w:type="spellStart"/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i=0; i&lt;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dimL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; i++){</w:t>
                      </w:r>
                    </w:p>
                    <w:p w14:paraId="55D8AC3B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  total+=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vIngredientes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[i</w:t>
                      </w:r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getCosto</w:t>
                      </w:r>
                      <w:proofErr w:type="spellEnd"/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74542C4C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C3449C8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total;</w:t>
                      </w:r>
                    </w:p>
                    <w:p w14:paraId="4D059B34" w14:textId="5C5370BD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B1FE8F0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costoFinal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){</w:t>
                      </w:r>
                    </w:p>
                    <w:p w14:paraId="4238313B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costo;</w:t>
                      </w:r>
                    </w:p>
                    <w:p w14:paraId="00C56999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costo=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pan.costoFinal</w:t>
                      </w:r>
                      <w:proofErr w:type="spellEnd"/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 xml:space="preserve">()+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costoTotalIngredientes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3070B8CC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costo;</w:t>
                      </w:r>
                    </w:p>
                    <w:p w14:paraId="721AF681" w14:textId="2737B28F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}    </w:t>
                      </w:r>
                    </w:p>
                    <w:p w14:paraId="571C3E64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toString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71926980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String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="";</w:t>
                      </w:r>
                    </w:p>
                    <w:p w14:paraId="18E65847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for (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i=0; i&lt;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dimL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; i+</w:t>
                      </w:r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+){</w:t>
                      </w:r>
                      <w:proofErr w:type="gramEnd"/>
                    </w:p>
                    <w:p w14:paraId="57D54A2C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+= "</w:t>
                      </w:r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Ingrediente  "</w:t>
                      </w:r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 xml:space="preserve">+ (i+1) +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vIngredientes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[i].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toString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7A9C9A7B" w14:textId="6592C722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}              </w:t>
                      </w:r>
                    </w:p>
                    <w:p w14:paraId="64DF6228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"Sanguche nombre " + nombre + "\n" +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pan.toString</w:t>
                      </w:r>
                      <w:proofErr w:type="spellEnd"/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 xml:space="preserve">() + "\n" +" cantidad de ingredientes: "+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this.dimL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+</w:t>
                      </w:r>
                    </w:p>
                    <w:p w14:paraId="68C593F0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           </w:t>
                      </w:r>
                      <w:proofErr w:type="spellStart"/>
                      <w:r w:rsidRPr="00534BB6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 xml:space="preserve"> +"\n "+ "Costo final del sanguche "+ </w:t>
                      </w:r>
                      <w:proofErr w:type="spellStart"/>
                      <w:proofErr w:type="gramStart"/>
                      <w:r w:rsidRPr="00534BB6">
                        <w:rPr>
                          <w:sz w:val="20"/>
                          <w:szCs w:val="20"/>
                        </w:rPr>
                        <w:t>costoFinal</w:t>
                      </w:r>
                      <w:proofErr w:type="spellEnd"/>
                      <w:r w:rsidRPr="00534BB6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4BB6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EC93E3E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965CB7C" w14:textId="77777777" w:rsid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795259B5" w14:textId="77777777" w:rsidR="00BD6576" w:rsidRDefault="00BD657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46C60B48" w14:textId="77777777" w:rsidR="00BD6576" w:rsidRDefault="00BD657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7305F1E2" w14:textId="77777777" w:rsidR="00BD6576" w:rsidRPr="00534BB6" w:rsidRDefault="00BD657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213C0A5F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1766AC71" w14:textId="77777777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44FAD046" w14:textId="58F21AEE" w:rsidR="00534BB6" w:rsidRPr="00534BB6" w:rsidRDefault="00534BB6" w:rsidP="00534BB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534BB6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D3051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A75C45" wp14:editId="127D8114">
                <wp:simplePos x="0" y="0"/>
                <wp:positionH relativeFrom="column">
                  <wp:posOffset>63288</wp:posOffset>
                </wp:positionH>
                <wp:positionV relativeFrom="paragraph">
                  <wp:posOffset>-114512</wp:posOffset>
                </wp:positionV>
                <wp:extent cx="6468534" cy="2717800"/>
                <wp:effectExtent l="0" t="0" r="27940" b="2540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534" cy="271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9BCEE" w14:textId="4CD5CB63" w:rsidR="00B94730" w:rsidRDefault="00D3051F" w:rsidP="00D3051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051F">
                              <w:rPr>
                                <w:sz w:val="20"/>
                                <w:szCs w:val="20"/>
                              </w:rPr>
                              <w:t xml:space="preserve">Representar un </w:t>
                            </w:r>
                            <w:proofErr w:type="spellStart"/>
                            <w:r w:rsidRPr="00D3051F">
                              <w:rPr>
                                <w:sz w:val="20"/>
                                <w:szCs w:val="20"/>
                              </w:rPr>
                              <w:t>Sandwich</w:t>
                            </w:r>
                            <w:proofErr w:type="spellEnd"/>
                            <w:r w:rsidRPr="00D3051F">
                              <w:rPr>
                                <w:sz w:val="20"/>
                                <w:szCs w:val="20"/>
                              </w:rPr>
                              <w:t xml:space="preserve">. El </w:t>
                            </w:r>
                            <w:proofErr w:type="spellStart"/>
                            <w:r w:rsidRPr="00D3051F">
                              <w:rPr>
                                <w:sz w:val="20"/>
                                <w:szCs w:val="20"/>
                              </w:rPr>
                              <w:t>Sandwich</w:t>
                            </w:r>
                            <w:proofErr w:type="spellEnd"/>
                            <w:r w:rsidRPr="00D3051F">
                              <w:rPr>
                                <w:sz w:val="20"/>
                                <w:szCs w:val="20"/>
                              </w:rPr>
                              <w:t xml:space="preserve"> tiene un nombre, un Pan y a lo sumo N Ingredientes. El Pan tiene un nombre, un costo y una calidad (Premium o normal). Los Ingredientes tienen un nombre, un costo y un grupo (A o B). a) Genere las clases necesarias. Provea constructores para iniciar: un Pan e Ingrediente a partir de la información necesaria; al </w:t>
                            </w:r>
                            <w:proofErr w:type="spellStart"/>
                            <w:r w:rsidRPr="00D3051F">
                              <w:rPr>
                                <w:sz w:val="20"/>
                                <w:szCs w:val="20"/>
                              </w:rPr>
                              <w:t>Sandwich</w:t>
                            </w:r>
                            <w:proofErr w:type="spellEnd"/>
                            <w:r w:rsidRPr="00D3051F">
                              <w:rPr>
                                <w:sz w:val="20"/>
                                <w:szCs w:val="20"/>
                              </w:rPr>
                              <w:t xml:space="preserve"> a partir de un nombre, un Pan y capacidad para un máximo de N Ingredientes (Inicialmente sin Ingredientes). </w:t>
                            </w:r>
                          </w:p>
                          <w:p w14:paraId="1464BD65" w14:textId="44B931D6" w:rsidR="00D3051F" w:rsidRPr="00D3051F" w:rsidRDefault="00D3051F" w:rsidP="00D3051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051F">
                              <w:rPr>
                                <w:sz w:val="20"/>
                                <w:szCs w:val="20"/>
                              </w:rPr>
                              <w:t>b) Implemente los métodos necesarios, en las clases que corresponda, para:</w:t>
                            </w:r>
                          </w:p>
                          <w:p w14:paraId="77C29472" w14:textId="1B70603A" w:rsidR="00D3051F" w:rsidRPr="00D3051F" w:rsidRDefault="00B94730" w:rsidP="00D3051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1)</w:t>
                            </w:r>
                            <w:r w:rsidR="00D3051F" w:rsidRPr="00D3051F">
                              <w:rPr>
                                <w:sz w:val="20"/>
                                <w:szCs w:val="20"/>
                              </w:rPr>
                              <w:t xml:space="preserve">Agregar un Ingrediente al </w:t>
                            </w:r>
                            <w:proofErr w:type="spellStart"/>
                            <w:r w:rsidR="00D3051F" w:rsidRPr="00D3051F">
                              <w:rPr>
                                <w:sz w:val="20"/>
                                <w:szCs w:val="20"/>
                              </w:rPr>
                              <w:t>Sandwich</w:t>
                            </w:r>
                            <w:proofErr w:type="spellEnd"/>
                            <w:r w:rsidR="00D3051F" w:rsidRPr="00D3051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EC5C190" w14:textId="7B389501" w:rsidR="00D3051F" w:rsidRPr="00D3051F" w:rsidRDefault="00B94730" w:rsidP="00D3051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2)</w:t>
                            </w:r>
                            <w:r w:rsidR="00D3051F" w:rsidRPr="00D3051F">
                              <w:rPr>
                                <w:sz w:val="20"/>
                                <w:szCs w:val="20"/>
                              </w:rPr>
                              <w:t>Reto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rn</w:t>
                            </w:r>
                            <w:r w:rsidR="00D3051F" w:rsidRPr="00D3051F">
                              <w:rPr>
                                <w:sz w:val="20"/>
                                <w:szCs w:val="20"/>
                              </w:rPr>
                              <w:t>ar el costo final de un Componente (Pan o Ingrediente), teniendo en cuenta que el costo del Pan si es Premium tiene un incremento del 20% y en los Ingredientes si son del grupo B se incrementan un 10%.</w:t>
                            </w:r>
                          </w:p>
                          <w:p w14:paraId="039F9DBD" w14:textId="7E82CA94" w:rsidR="00D3051F" w:rsidRPr="00D3051F" w:rsidRDefault="00B94730" w:rsidP="00D3051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3)</w:t>
                            </w:r>
                            <w:r w:rsidR="00D3051F" w:rsidRPr="00D3051F">
                              <w:rPr>
                                <w:sz w:val="20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torn</w:t>
                            </w:r>
                            <w:r w:rsidR="00D3051F" w:rsidRPr="00D3051F">
                              <w:rPr>
                                <w:sz w:val="20"/>
                                <w:szCs w:val="20"/>
                              </w:rPr>
                              <w:t>ar una representación String de los Componentes de la siguiente forma:</w:t>
                            </w:r>
                          </w:p>
                          <w:p w14:paraId="1398C4E5" w14:textId="77777777" w:rsidR="00B94730" w:rsidRDefault="00D3051F" w:rsidP="00D3051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051F">
                              <w:rPr>
                                <w:sz w:val="20"/>
                                <w:szCs w:val="20"/>
                              </w:rPr>
                              <w:t>Un Pan: "Nombre - Costo-Calid</w:t>
                            </w:r>
                            <w:r w:rsidR="00B94730">
                              <w:rPr>
                                <w:sz w:val="20"/>
                                <w:szCs w:val="20"/>
                              </w:rPr>
                              <w:t>ad</w:t>
                            </w:r>
                            <w:r w:rsidRPr="00D3051F">
                              <w:rPr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650AB176" w14:textId="77777777" w:rsidR="00EA7CFC" w:rsidRDefault="00D3051F" w:rsidP="00D3051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051F">
                              <w:rPr>
                                <w:sz w:val="20"/>
                                <w:szCs w:val="20"/>
                              </w:rPr>
                              <w:t xml:space="preserve"> Un Ingrediente: "Nombre - Costo - Grupo </w:t>
                            </w:r>
                          </w:p>
                          <w:p w14:paraId="756D1B16" w14:textId="77777777" w:rsidR="00EA7CFC" w:rsidRDefault="00D3051F" w:rsidP="00D3051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051F">
                              <w:rPr>
                                <w:sz w:val="20"/>
                                <w:szCs w:val="20"/>
                              </w:rPr>
                              <w:t>4. Re</w:t>
                            </w:r>
                            <w:r w:rsidR="00EA7CFC">
                              <w:rPr>
                                <w:sz w:val="20"/>
                                <w:szCs w:val="20"/>
                              </w:rPr>
                              <w:t>torn</w:t>
                            </w:r>
                            <w:r w:rsidRPr="00D3051F">
                              <w:rPr>
                                <w:sz w:val="20"/>
                                <w:szCs w:val="20"/>
                              </w:rPr>
                              <w:t xml:space="preserve">ar un String que represente al </w:t>
                            </w:r>
                            <w:proofErr w:type="spellStart"/>
                            <w:r w:rsidRPr="00D3051F">
                              <w:rPr>
                                <w:sz w:val="20"/>
                                <w:szCs w:val="20"/>
                              </w:rPr>
                              <w:t>Sandwich</w:t>
                            </w:r>
                            <w:proofErr w:type="spellEnd"/>
                            <w:r w:rsidRPr="00D3051F">
                              <w:rPr>
                                <w:sz w:val="20"/>
                                <w:szCs w:val="20"/>
                              </w:rPr>
                              <w:t xml:space="preserve">, que contenga: Nombre, representación del Pan, Cantidad de ingredientes, representación de los Ingredientes y costo final del </w:t>
                            </w:r>
                            <w:proofErr w:type="spellStart"/>
                            <w:r w:rsidRPr="00D3051F">
                              <w:rPr>
                                <w:sz w:val="20"/>
                                <w:szCs w:val="20"/>
                              </w:rPr>
                              <w:t>Sandwich</w:t>
                            </w:r>
                            <w:proofErr w:type="spellEnd"/>
                            <w:r w:rsidRPr="00D3051F">
                              <w:rPr>
                                <w:sz w:val="20"/>
                                <w:szCs w:val="20"/>
                              </w:rPr>
                              <w:t xml:space="preserve"> (suma del costo final del Pan más el costo final de todos sus Ingredientes).</w:t>
                            </w:r>
                          </w:p>
                          <w:p w14:paraId="1D7308D8" w14:textId="061ACA76" w:rsidR="00D3051F" w:rsidRPr="00D3051F" w:rsidRDefault="00D3051F" w:rsidP="00D3051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D3051F">
                              <w:rPr>
                                <w:sz w:val="20"/>
                                <w:szCs w:val="20"/>
                              </w:rPr>
                              <w:t xml:space="preserve"> c) Realice un programa que instancie un </w:t>
                            </w:r>
                            <w:proofErr w:type="spellStart"/>
                            <w:r w:rsidRPr="00D3051F">
                              <w:rPr>
                                <w:sz w:val="20"/>
                                <w:szCs w:val="20"/>
                              </w:rPr>
                              <w:t>Sandwich</w:t>
                            </w:r>
                            <w:proofErr w:type="spellEnd"/>
                            <w:r w:rsidRPr="00D3051F">
                              <w:rPr>
                                <w:sz w:val="20"/>
                                <w:szCs w:val="20"/>
                              </w:rPr>
                              <w:t xml:space="preserve"> con un Pan y cargue Ingredientes. Luego, imprima la representación del </w:t>
                            </w:r>
                            <w:proofErr w:type="spellStart"/>
                            <w:r w:rsidRPr="00D3051F">
                              <w:rPr>
                                <w:sz w:val="20"/>
                                <w:szCs w:val="20"/>
                              </w:rPr>
                              <w:t>Sandwich</w:t>
                            </w:r>
                            <w:proofErr w:type="spellEnd"/>
                            <w:r w:rsidRPr="00D3051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A726662" w14:textId="77777777" w:rsidR="00D3051F" w:rsidRPr="00D3051F" w:rsidRDefault="00D3051F" w:rsidP="00D3051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75C45" id="Cuadro de texto 10" o:spid="_x0000_s1037" type="#_x0000_t202" style="position:absolute;margin-left:5pt;margin-top:-9pt;width:509.35pt;height:21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" fillcolor="white [3201]" strokeweight=".5pt">
                <v:textbox>
                  <w:txbxContent>
                    <w:p w14:paraId="0FB9BCEE" w14:textId="4CD5CB63" w:rsidR="00B94730" w:rsidRDefault="00D3051F" w:rsidP="00D3051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051F">
                        <w:rPr>
                          <w:sz w:val="20"/>
                          <w:szCs w:val="20"/>
                        </w:rPr>
                        <w:t xml:space="preserve">Representar un </w:t>
                      </w:r>
                      <w:proofErr w:type="spellStart"/>
                      <w:r w:rsidRPr="00D3051F">
                        <w:rPr>
                          <w:sz w:val="20"/>
                          <w:szCs w:val="20"/>
                        </w:rPr>
                        <w:t>Sandwich</w:t>
                      </w:r>
                      <w:proofErr w:type="spellEnd"/>
                      <w:r w:rsidRPr="00D3051F">
                        <w:rPr>
                          <w:sz w:val="20"/>
                          <w:szCs w:val="20"/>
                        </w:rPr>
                        <w:t xml:space="preserve">. El </w:t>
                      </w:r>
                      <w:proofErr w:type="spellStart"/>
                      <w:r w:rsidRPr="00D3051F">
                        <w:rPr>
                          <w:sz w:val="20"/>
                          <w:szCs w:val="20"/>
                        </w:rPr>
                        <w:t>Sandwich</w:t>
                      </w:r>
                      <w:proofErr w:type="spellEnd"/>
                      <w:r w:rsidRPr="00D3051F">
                        <w:rPr>
                          <w:sz w:val="20"/>
                          <w:szCs w:val="20"/>
                        </w:rPr>
                        <w:t xml:space="preserve"> tiene un nombre, un Pan y a lo sumo N Ingredientes. El Pan tiene un nombre, un costo y una calidad (Premium o normal). Los Ingredientes tienen un nombre, un costo y un grupo (A o B). a) Genere las clases necesarias. Provea constructores para iniciar: un Pan e Ingrediente a partir de la información necesaria; al </w:t>
                      </w:r>
                      <w:proofErr w:type="spellStart"/>
                      <w:r w:rsidRPr="00D3051F">
                        <w:rPr>
                          <w:sz w:val="20"/>
                          <w:szCs w:val="20"/>
                        </w:rPr>
                        <w:t>Sandwich</w:t>
                      </w:r>
                      <w:proofErr w:type="spellEnd"/>
                      <w:r w:rsidRPr="00D3051F">
                        <w:rPr>
                          <w:sz w:val="20"/>
                          <w:szCs w:val="20"/>
                        </w:rPr>
                        <w:t xml:space="preserve"> a partir de un nombre, un Pan y capacidad para un máximo de N Ingredientes (Inicialmente sin Ingredientes). </w:t>
                      </w:r>
                    </w:p>
                    <w:p w14:paraId="1464BD65" w14:textId="44B931D6" w:rsidR="00D3051F" w:rsidRPr="00D3051F" w:rsidRDefault="00D3051F" w:rsidP="00D3051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051F">
                        <w:rPr>
                          <w:sz w:val="20"/>
                          <w:szCs w:val="20"/>
                        </w:rPr>
                        <w:t>b) Implemente los métodos necesarios, en las clases que corresponda, para:</w:t>
                      </w:r>
                    </w:p>
                    <w:p w14:paraId="77C29472" w14:textId="1B70603A" w:rsidR="00D3051F" w:rsidRPr="00D3051F" w:rsidRDefault="00B94730" w:rsidP="00D3051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1)</w:t>
                      </w:r>
                      <w:r w:rsidR="00D3051F" w:rsidRPr="00D3051F">
                        <w:rPr>
                          <w:sz w:val="20"/>
                          <w:szCs w:val="20"/>
                        </w:rPr>
                        <w:t xml:space="preserve">Agregar un Ingrediente al </w:t>
                      </w:r>
                      <w:proofErr w:type="spellStart"/>
                      <w:r w:rsidR="00D3051F" w:rsidRPr="00D3051F">
                        <w:rPr>
                          <w:sz w:val="20"/>
                          <w:szCs w:val="20"/>
                        </w:rPr>
                        <w:t>Sandwich</w:t>
                      </w:r>
                      <w:proofErr w:type="spellEnd"/>
                      <w:r w:rsidR="00D3051F" w:rsidRPr="00D3051F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7EC5C190" w14:textId="7B389501" w:rsidR="00D3051F" w:rsidRPr="00D3051F" w:rsidRDefault="00B94730" w:rsidP="00D3051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2)</w:t>
                      </w:r>
                      <w:r w:rsidR="00D3051F" w:rsidRPr="00D3051F">
                        <w:rPr>
                          <w:sz w:val="20"/>
                          <w:szCs w:val="20"/>
                        </w:rPr>
                        <w:t>Reto</w:t>
                      </w:r>
                      <w:r>
                        <w:rPr>
                          <w:sz w:val="20"/>
                          <w:szCs w:val="20"/>
                        </w:rPr>
                        <w:t>rn</w:t>
                      </w:r>
                      <w:r w:rsidR="00D3051F" w:rsidRPr="00D3051F">
                        <w:rPr>
                          <w:sz w:val="20"/>
                          <w:szCs w:val="20"/>
                        </w:rPr>
                        <w:t>ar el costo final de un Componente (Pan o Ingrediente), teniendo en cuenta que el costo del Pan si es Premium tiene un incremento del 20% y en los Ingredientes si son del grupo B se incrementan un 10%.</w:t>
                      </w:r>
                    </w:p>
                    <w:p w14:paraId="039F9DBD" w14:textId="7E82CA94" w:rsidR="00D3051F" w:rsidRPr="00D3051F" w:rsidRDefault="00B94730" w:rsidP="00D3051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3)</w:t>
                      </w:r>
                      <w:r w:rsidR="00D3051F" w:rsidRPr="00D3051F">
                        <w:rPr>
                          <w:sz w:val="20"/>
                          <w:szCs w:val="20"/>
                        </w:rPr>
                        <w:t>Re</w:t>
                      </w:r>
                      <w:r>
                        <w:rPr>
                          <w:sz w:val="20"/>
                          <w:szCs w:val="20"/>
                        </w:rPr>
                        <w:t>torn</w:t>
                      </w:r>
                      <w:r w:rsidR="00D3051F" w:rsidRPr="00D3051F">
                        <w:rPr>
                          <w:sz w:val="20"/>
                          <w:szCs w:val="20"/>
                        </w:rPr>
                        <w:t>ar una representación String de los Componentes de la siguiente forma:</w:t>
                      </w:r>
                    </w:p>
                    <w:p w14:paraId="1398C4E5" w14:textId="77777777" w:rsidR="00B94730" w:rsidRDefault="00D3051F" w:rsidP="00D3051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051F">
                        <w:rPr>
                          <w:sz w:val="20"/>
                          <w:szCs w:val="20"/>
                        </w:rPr>
                        <w:t>Un Pan: "Nombre - Costo-Calid</w:t>
                      </w:r>
                      <w:r w:rsidR="00B94730">
                        <w:rPr>
                          <w:sz w:val="20"/>
                          <w:szCs w:val="20"/>
                        </w:rPr>
                        <w:t>ad</w:t>
                      </w:r>
                      <w:r w:rsidRPr="00D3051F">
                        <w:rPr>
                          <w:sz w:val="20"/>
                          <w:szCs w:val="20"/>
                        </w:rPr>
                        <w:t>"</w:t>
                      </w:r>
                    </w:p>
                    <w:p w14:paraId="650AB176" w14:textId="77777777" w:rsidR="00EA7CFC" w:rsidRDefault="00D3051F" w:rsidP="00D3051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051F">
                        <w:rPr>
                          <w:sz w:val="20"/>
                          <w:szCs w:val="20"/>
                        </w:rPr>
                        <w:t xml:space="preserve"> Un Ingrediente: "Nombre - Costo - Grupo </w:t>
                      </w:r>
                    </w:p>
                    <w:p w14:paraId="756D1B16" w14:textId="77777777" w:rsidR="00EA7CFC" w:rsidRDefault="00D3051F" w:rsidP="00D3051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051F">
                        <w:rPr>
                          <w:sz w:val="20"/>
                          <w:szCs w:val="20"/>
                        </w:rPr>
                        <w:t>4. Re</w:t>
                      </w:r>
                      <w:r w:rsidR="00EA7CFC">
                        <w:rPr>
                          <w:sz w:val="20"/>
                          <w:szCs w:val="20"/>
                        </w:rPr>
                        <w:t>torn</w:t>
                      </w:r>
                      <w:r w:rsidRPr="00D3051F">
                        <w:rPr>
                          <w:sz w:val="20"/>
                          <w:szCs w:val="20"/>
                        </w:rPr>
                        <w:t xml:space="preserve">ar un String que represente al </w:t>
                      </w:r>
                      <w:proofErr w:type="spellStart"/>
                      <w:r w:rsidRPr="00D3051F">
                        <w:rPr>
                          <w:sz w:val="20"/>
                          <w:szCs w:val="20"/>
                        </w:rPr>
                        <w:t>Sandwich</w:t>
                      </w:r>
                      <w:proofErr w:type="spellEnd"/>
                      <w:r w:rsidRPr="00D3051F">
                        <w:rPr>
                          <w:sz w:val="20"/>
                          <w:szCs w:val="20"/>
                        </w:rPr>
                        <w:t xml:space="preserve">, que contenga: Nombre, representación del Pan, Cantidad de ingredientes, representación de los Ingredientes y costo final del </w:t>
                      </w:r>
                      <w:proofErr w:type="spellStart"/>
                      <w:r w:rsidRPr="00D3051F">
                        <w:rPr>
                          <w:sz w:val="20"/>
                          <w:szCs w:val="20"/>
                        </w:rPr>
                        <w:t>Sandwich</w:t>
                      </w:r>
                      <w:proofErr w:type="spellEnd"/>
                      <w:r w:rsidRPr="00D3051F">
                        <w:rPr>
                          <w:sz w:val="20"/>
                          <w:szCs w:val="20"/>
                        </w:rPr>
                        <w:t xml:space="preserve"> (suma del costo final del Pan más el costo final de todos sus Ingredientes).</w:t>
                      </w:r>
                    </w:p>
                    <w:p w14:paraId="1D7308D8" w14:textId="061ACA76" w:rsidR="00D3051F" w:rsidRPr="00D3051F" w:rsidRDefault="00D3051F" w:rsidP="00D3051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D3051F">
                        <w:rPr>
                          <w:sz w:val="20"/>
                          <w:szCs w:val="20"/>
                        </w:rPr>
                        <w:t xml:space="preserve"> c) Realice un programa que instancie un </w:t>
                      </w:r>
                      <w:proofErr w:type="spellStart"/>
                      <w:r w:rsidRPr="00D3051F">
                        <w:rPr>
                          <w:sz w:val="20"/>
                          <w:szCs w:val="20"/>
                        </w:rPr>
                        <w:t>Sandwich</w:t>
                      </w:r>
                      <w:proofErr w:type="spellEnd"/>
                      <w:r w:rsidRPr="00D3051F">
                        <w:rPr>
                          <w:sz w:val="20"/>
                          <w:szCs w:val="20"/>
                        </w:rPr>
                        <w:t xml:space="preserve"> con un Pan y cargue Ingredientes. Luego, imprima la representación del </w:t>
                      </w:r>
                      <w:proofErr w:type="spellStart"/>
                      <w:r w:rsidRPr="00D3051F">
                        <w:rPr>
                          <w:sz w:val="20"/>
                          <w:szCs w:val="20"/>
                        </w:rPr>
                        <w:t>Sandwich</w:t>
                      </w:r>
                      <w:proofErr w:type="spellEnd"/>
                      <w:r w:rsidRPr="00D3051F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6A726662" w14:textId="77777777" w:rsidR="00D3051F" w:rsidRPr="00D3051F" w:rsidRDefault="00D3051F" w:rsidP="00D3051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1B744E" w14:textId="77777777" w:rsidR="00BD6576" w:rsidRPr="00BD6576" w:rsidRDefault="00BD6576" w:rsidP="00BD6576"/>
    <w:p w14:paraId="73E20C8A" w14:textId="77777777" w:rsidR="00BD6576" w:rsidRPr="00BD6576" w:rsidRDefault="00BD6576" w:rsidP="00BD6576"/>
    <w:p w14:paraId="48818293" w14:textId="77777777" w:rsidR="00BD6576" w:rsidRPr="00BD6576" w:rsidRDefault="00BD6576" w:rsidP="00BD6576"/>
    <w:p w14:paraId="2C4F9104" w14:textId="77777777" w:rsidR="00BD6576" w:rsidRPr="00BD6576" w:rsidRDefault="00BD6576" w:rsidP="00BD6576"/>
    <w:p w14:paraId="248D1AB0" w14:textId="77777777" w:rsidR="00BD6576" w:rsidRPr="00BD6576" w:rsidRDefault="00BD6576" w:rsidP="00BD6576"/>
    <w:p w14:paraId="0E7FF29E" w14:textId="77777777" w:rsidR="00BD6576" w:rsidRPr="00BD6576" w:rsidRDefault="00BD6576" w:rsidP="00BD6576"/>
    <w:p w14:paraId="43B025F4" w14:textId="77777777" w:rsidR="00BD6576" w:rsidRPr="00BD6576" w:rsidRDefault="00BD6576" w:rsidP="00BD6576"/>
    <w:p w14:paraId="1BEE808F" w14:textId="77777777" w:rsidR="00BD6576" w:rsidRPr="00BD6576" w:rsidRDefault="00BD6576" w:rsidP="00BD6576"/>
    <w:p w14:paraId="0BC0F20A" w14:textId="77777777" w:rsidR="00BD6576" w:rsidRPr="00BD6576" w:rsidRDefault="00BD6576" w:rsidP="00BD6576"/>
    <w:p w14:paraId="450AB752" w14:textId="77777777" w:rsidR="00BD6576" w:rsidRPr="00BD6576" w:rsidRDefault="00BD6576" w:rsidP="00BD6576"/>
    <w:p w14:paraId="54344CB9" w14:textId="77777777" w:rsidR="00BD6576" w:rsidRPr="00BD6576" w:rsidRDefault="00BD6576" w:rsidP="00BD6576"/>
    <w:p w14:paraId="6C2E4C81" w14:textId="77777777" w:rsidR="00BD6576" w:rsidRPr="00BD6576" w:rsidRDefault="00BD6576" w:rsidP="00BD6576"/>
    <w:p w14:paraId="10755DE1" w14:textId="77777777" w:rsidR="00BD6576" w:rsidRPr="00BD6576" w:rsidRDefault="00BD6576" w:rsidP="00BD6576"/>
    <w:p w14:paraId="567A32EF" w14:textId="77777777" w:rsidR="00BD6576" w:rsidRPr="00BD6576" w:rsidRDefault="00BD6576" w:rsidP="00BD6576"/>
    <w:p w14:paraId="1ED48771" w14:textId="77777777" w:rsidR="00BD6576" w:rsidRPr="00BD6576" w:rsidRDefault="00BD6576" w:rsidP="00BD6576"/>
    <w:p w14:paraId="319F1886" w14:textId="77777777" w:rsidR="00BD6576" w:rsidRPr="00BD6576" w:rsidRDefault="00BD6576" w:rsidP="00BD6576"/>
    <w:p w14:paraId="2C3B0BEC" w14:textId="77777777" w:rsidR="00BD6576" w:rsidRPr="00BD6576" w:rsidRDefault="00BD6576" w:rsidP="00BD6576"/>
    <w:p w14:paraId="26186772" w14:textId="77777777" w:rsidR="00BD6576" w:rsidRPr="00BD6576" w:rsidRDefault="00BD6576" w:rsidP="00BD6576"/>
    <w:p w14:paraId="27D5F8A3" w14:textId="77777777" w:rsidR="00BD6576" w:rsidRPr="00BD6576" w:rsidRDefault="00BD6576" w:rsidP="00BD6576"/>
    <w:p w14:paraId="4707B016" w14:textId="77777777" w:rsidR="00BD6576" w:rsidRPr="00BD6576" w:rsidRDefault="00BD6576" w:rsidP="00BD6576"/>
    <w:p w14:paraId="170E633A" w14:textId="77777777" w:rsidR="00BD6576" w:rsidRPr="00BD6576" w:rsidRDefault="00BD6576" w:rsidP="00BD6576"/>
    <w:p w14:paraId="36C588A7" w14:textId="77777777" w:rsidR="00BD6576" w:rsidRPr="00BD6576" w:rsidRDefault="00BD6576" w:rsidP="00BD6576"/>
    <w:p w14:paraId="61A322F0" w14:textId="77777777" w:rsidR="00BD6576" w:rsidRPr="00BD6576" w:rsidRDefault="00BD6576" w:rsidP="00BD6576"/>
    <w:p w14:paraId="3352ADF5" w14:textId="77777777" w:rsidR="00BD6576" w:rsidRDefault="00BD6576" w:rsidP="00BD6576"/>
    <w:p w14:paraId="3C3D82AA" w14:textId="1ECA85F5" w:rsidR="00BD6576" w:rsidRDefault="00BD6576" w:rsidP="00BD6576">
      <w:pPr>
        <w:tabs>
          <w:tab w:val="left" w:pos="6147"/>
        </w:tabs>
      </w:pPr>
      <w:r>
        <w:tab/>
      </w:r>
    </w:p>
    <w:p w14:paraId="3F807E28" w14:textId="77777777" w:rsidR="00BD6576" w:rsidRDefault="00BD6576" w:rsidP="00BD6576">
      <w:pPr>
        <w:tabs>
          <w:tab w:val="left" w:pos="6147"/>
        </w:tabs>
      </w:pPr>
    </w:p>
    <w:p w14:paraId="7634A7F8" w14:textId="77777777" w:rsidR="00BD6576" w:rsidRDefault="00BD6576" w:rsidP="00BD6576">
      <w:pPr>
        <w:tabs>
          <w:tab w:val="left" w:pos="6147"/>
        </w:tabs>
      </w:pPr>
    </w:p>
    <w:p w14:paraId="32DF9C6F" w14:textId="77777777" w:rsidR="00BD6576" w:rsidRDefault="00BD6576" w:rsidP="00BD6576">
      <w:pPr>
        <w:tabs>
          <w:tab w:val="left" w:pos="6147"/>
        </w:tabs>
      </w:pPr>
    </w:p>
    <w:p w14:paraId="3F145A45" w14:textId="77777777" w:rsidR="00BD6576" w:rsidRDefault="00BD6576" w:rsidP="00BD6576">
      <w:pPr>
        <w:tabs>
          <w:tab w:val="left" w:pos="6147"/>
        </w:tabs>
      </w:pPr>
    </w:p>
    <w:p w14:paraId="158222F8" w14:textId="77777777" w:rsidR="00BD6576" w:rsidRDefault="00BD6576" w:rsidP="00BD6576">
      <w:pPr>
        <w:tabs>
          <w:tab w:val="left" w:pos="6147"/>
        </w:tabs>
      </w:pPr>
    </w:p>
    <w:p w14:paraId="360FDC53" w14:textId="59D76774" w:rsidR="00BD6576" w:rsidRDefault="000C2589" w:rsidP="00BD6576">
      <w:pPr>
        <w:tabs>
          <w:tab w:val="left" w:pos="614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A8B092" wp14:editId="3A20F0A9">
                <wp:simplePos x="0" y="0"/>
                <wp:positionH relativeFrom="margin">
                  <wp:align>right</wp:align>
                </wp:positionH>
                <wp:positionV relativeFrom="paragraph">
                  <wp:posOffset>-4445</wp:posOffset>
                </wp:positionV>
                <wp:extent cx="3572933" cy="5774267"/>
                <wp:effectExtent l="0" t="0" r="27940" b="1714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933" cy="5774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2DA81" w14:textId="77777777" w:rsidR="00434BD0" w:rsidRPr="009F2D2B" w:rsidRDefault="00434BD0" w:rsidP="00434BD0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p</w:t>
                            </w:r>
                            <w:r w:rsidRPr="009F2D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ublic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class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mainSanguche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{</w:t>
                            </w:r>
                          </w:p>
                          <w:p w14:paraId="7B755E00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37F3826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static</w:t>
                            </w:r>
                            <w:proofErr w:type="spellEnd"/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void</w:t>
                            </w:r>
                            <w:proofErr w:type="spellEnd"/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main(</w:t>
                            </w:r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String[] </w:t>
                            </w:r>
                            <w:proofErr w:type="spell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args</w:t>
                            </w:r>
                            <w:proofErr w:type="spellEnd"/>
                            <w:r w:rsidRPr="00434BD0">
                              <w:rPr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2299E36C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Pan pan1 = new </w:t>
                            </w:r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Pan(</w:t>
                            </w:r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"Brioche", 100, "Premium");</w:t>
                            </w:r>
                          </w:p>
                          <w:p w14:paraId="04B66301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Sanguche s = new </w:t>
                            </w:r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Sanguche(</w:t>
                            </w:r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"</w:t>
                            </w:r>
                            <w:proofErr w:type="spell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Sanguchan</w:t>
                            </w:r>
                            <w:proofErr w:type="spellEnd"/>
                            <w:r w:rsidRPr="00434BD0">
                              <w:rPr>
                                <w:sz w:val="22"/>
                                <w:szCs w:val="22"/>
                              </w:rPr>
                              <w:t>", pan1, 4);</w:t>
                            </w:r>
                          </w:p>
                          <w:p w14:paraId="6400DCC0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021A538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Ingrediente ing1 = new </w:t>
                            </w:r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Ingrediente(</w:t>
                            </w:r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"Tomate", 123, "A");</w:t>
                            </w:r>
                          </w:p>
                          <w:p w14:paraId="75CC054B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EF4180A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Ingrediente ing2 = new </w:t>
                            </w:r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Ingrediente(</w:t>
                            </w:r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"Lechuga", 634, "B");</w:t>
                            </w:r>
                          </w:p>
                          <w:p w14:paraId="654B12F8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C239E0C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Ingrediente ing3 = new </w:t>
                            </w:r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Ingrediente(</w:t>
                            </w:r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"Queso", 624, "A");</w:t>
                            </w:r>
                          </w:p>
                          <w:p w14:paraId="4D72DFB1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AFC5F05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Ingrediente ing4 = new </w:t>
                            </w:r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Ingrediente(</w:t>
                            </w:r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"</w:t>
                            </w:r>
                            <w:proofErr w:type="spell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Jamon</w:t>
                            </w:r>
                            <w:proofErr w:type="spellEnd"/>
                            <w:r w:rsidRPr="00434BD0">
                              <w:rPr>
                                <w:sz w:val="22"/>
                                <w:szCs w:val="22"/>
                              </w:rPr>
                              <w:t>", 129, "B");</w:t>
                            </w:r>
                          </w:p>
                          <w:p w14:paraId="4ED614DD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5EB3828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s.agregarIngrediente</w:t>
                            </w:r>
                            <w:proofErr w:type="spellEnd"/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(ing4);</w:t>
                            </w:r>
                          </w:p>
                          <w:p w14:paraId="2BD61027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s.agregarIngrediente</w:t>
                            </w:r>
                            <w:proofErr w:type="spellEnd"/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(ing3);</w:t>
                            </w:r>
                          </w:p>
                          <w:p w14:paraId="4E3675CB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s.agregarIngrediente</w:t>
                            </w:r>
                            <w:proofErr w:type="spellEnd"/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(ing2);</w:t>
                            </w:r>
                          </w:p>
                          <w:p w14:paraId="1A51CD7B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s.agregarIngrediente</w:t>
                            </w:r>
                            <w:proofErr w:type="spellEnd"/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(ing1);</w:t>
                            </w:r>
                          </w:p>
                          <w:p w14:paraId="4F44AE44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8DE4497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434BD0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434BD0">
                              <w:rPr>
                                <w:sz w:val="22"/>
                                <w:szCs w:val="22"/>
                              </w:rPr>
                              <w:t>s.toString</w:t>
                            </w:r>
                            <w:proofErr w:type="spellEnd"/>
                            <w:proofErr w:type="gramEnd"/>
                            <w:r w:rsidRPr="00434BD0">
                              <w:rPr>
                                <w:sz w:val="22"/>
                                <w:szCs w:val="22"/>
                              </w:rPr>
                              <w:t>());</w:t>
                            </w:r>
                          </w:p>
                          <w:p w14:paraId="21FA1F30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38B2F1C" w14:textId="77777777" w:rsidR="00434BD0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39F5B075" w14:textId="5D9B0143" w:rsidR="000C2589" w:rsidRPr="00434BD0" w:rsidRDefault="00434BD0" w:rsidP="00434BD0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434BD0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8B092" id="Cuadro de texto 15" o:spid="_x0000_s1038" type="#_x0000_t202" style="position:absolute;margin-left:230.15pt;margin-top:-.35pt;width:281.35pt;height:454.6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tH6PAIAAIUEAAAOAAAAZHJzL2Uyb0RvYy54bWysVE1v2zAMvQ/YfxB0X5zvrE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" fillcolor="white [3201]" strokeweight=".5pt">
                <v:textbox>
                  <w:txbxContent>
                    <w:p w14:paraId="2FB2DA81" w14:textId="77777777" w:rsidR="00434BD0" w:rsidRPr="009F2D2B" w:rsidRDefault="00434BD0" w:rsidP="00434BD0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434BD0">
                        <w:rPr>
                          <w:sz w:val="22"/>
                          <w:szCs w:val="22"/>
                        </w:rPr>
                        <w:t>p</w:t>
                      </w:r>
                      <w:r w:rsidRPr="009F2D2B">
                        <w:rPr>
                          <w:b/>
                          <w:bCs/>
                          <w:sz w:val="22"/>
                          <w:szCs w:val="22"/>
                        </w:rPr>
                        <w:t>ublic</w:t>
                      </w:r>
                      <w:proofErr w:type="spellEnd"/>
                      <w:r w:rsidRPr="009F2D2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b/>
                          <w:bCs/>
                          <w:sz w:val="22"/>
                          <w:szCs w:val="22"/>
                        </w:rPr>
                        <w:t>class</w:t>
                      </w:r>
                      <w:proofErr w:type="spellEnd"/>
                      <w:r w:rsidRPr="009F2D2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b/>
                          <w:bCs/>
                          <w:sz w:val="22"/>
                          <w:szCs w:val="22"/>
                        </w:rPr>
                        <w:t>mainSanguche</w:t>
                      </w:r>
                      <w:proofErr w:type="spellEnd"/>
                      <w:r w:rsidRPr="009F2D2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{</w:t>
                      </w:r>
                    </w:p>
                    <w:p w14:paraId="7B755E00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637F3826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434BD0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434BD0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34BD0">
                        <w:rPr>
                          <w:sz w:val="22"/>
                          <w:szCs w:val="22"/>
                        </w:rPr>
                        <w:t>static</w:t>
                      </w:r>
                      <w:proofErr w:type="spellEnd"/>
                      <w:r w:rsidRPr="00434BD0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34BD0">
                        <w:rPr>
                          <w:sz w:val="22"/>
                          <w:szCs w:val="22"/>
                        </w:rPr>
                        <w:t>void</w:t>
                      </w:r>
                      <w:proofErr w:type="spellEnd"/>
                      <w:r w:rsidRPr="00434BD0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main(</w:t>
                      </w:r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 xml:space="preserve">String[] </w:t>
                      </w:r>
                      <w:proofErr w:type="spellStart"/>
                      <w:r w:rsidRPr="00434BD0">
                        <w:rPr>
                          <w:sz w:val="22"/>
                          <w:szCs w:val="22"/>
                        </w:rPr>
                        <w:t>args</w:t>
                      </w:r>
                      <w:proofErr w:type="spellEnd"/>
                      <w:r w:rsidRPr="00434BD0">
                        <w:rPr>
                          <w:sz w:val="22"/>
                          <w:szCs w:val="22"/>
                        </w:rPr>
                        <w:t>) {</w:t>
                      </w:r>
                    </w:p>
                    <w:p w14:paraId="2299E36C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Pan pan1 = new </w:t>
                      </w:r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Pan(</w:t>
                      </w:r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"Brioche", 100, "Premium");</w:t>
                      </w:r>
                    </w:p>
                    <w:p w14:paraId="04B66301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Sanguche s = new </w:t>
                      </w:r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Sanguche(</w:t>
                      </w:r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"</w:t>
                      </w:r>
                      <w:proofErr w:type="spellStart"/>
                      <w:r w:rsidRPr="00434BD0">
                        <w:rPr>
                          <w:sz w:val="22"/>
                          <w:szCs w:val="22"/>
                        </w:rPr>
                        <w:t>Sanguchan</w:t>
                      </w:r>
                      <w:proofErr w:type="spellEnd"/>
                      <w:r w:rsidRPr="00434BD0">
                        <w:rPr>
                          <w:sz w:val="22"/>
                          <w:szCs w:val="22"/>
                        </w:rPr>
                        <w:t>", pan1, 4);</w:t>
                      </w:r>
                    </w:p>
                    <w:p w14:paraId="6400DCC0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1021A538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Ingrediente ing1 = new </w:t>
                      </w:r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Ingrediente(</w:t>
                      </w:r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"Tomate", 123, "A");</w:t>
                      </w:r>
                    </w:p>
                    <w:p w14:paraId="75CC054B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2EF4180A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Ingrediente ing2 = new </w:t>
                      </w:r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Ingrediente(</w:t>
                      </w:r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"Lechuga", 634, "B");</w:t>
                      </w:r>
                    </w:p>
                    <w:p w14:paraId="654B12F8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0C239E0C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Ingrediente ing3 = new </w:t>
                      </w:r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Ingrediente(</w:t>
                      </w:r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"Queso", 624, "A");</w:t>
                      </w:r>
                    </w:p>
                    <w:p w14:paraId="4D72DFB1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4AFC5F05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Ingrediente ing4 = new </w:t>
                      </w:r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Ingrediente(</w:t>
                      </w:r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"</w:t>
                      </w:r>
                      <w:proofErr w:type="spellStart"/>
                      <w:r w:rsidRPr="00434BD0">
                        <w:rPr>
                          <w:sz w:val="22"/>
                          <w:szCs w:val="22"/>
                        </w:rPr>
                        <w:t>Jamon</w:t>
                      </w:r>
                      <w:proofErr w:type="spellEnd"/>
                      <w:r w:rsidRPr="00434BD0">
                        <w:rPr>
                          <w:sz w:val="22"/>
                          <w:szCs w:val="22"/>
                        </w:rPr>
                        <w:t>", 129, "B");</w:t>
                      </w:r>
                    </w:p>
                    <w:p w14:paraId="4ED614DD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05EB3828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s.agregarIngrediente</w:t>
                      </w:r>
                      <w:proofErr w:type="spellEnd"/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(ing4);</w:t>
                      </w:r>
                    </w:p>
                    <w:p w14:paraId="2BD61027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s.agregarIngrediente</w:t>
                      </w:r>
                      <w:proofErr w:type="spellEnd"/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(ing3);</w:t>
                      </w:r>
                    </w:p>
                    <w:p w14:paraId="4E3675CB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s.agregarIngrediente</w:t>
                      </w:r>
                      <w:proofErr w:type="spellEnd"/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(ing2);</w:t>
                      </w:r>
                    </w:p>
                    <w:p w14:paraId="1A51CD7B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s.agregarIngrediente</w:t>
                      </w:r>
                      <w:proofErr w:type="spellEnd"/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(ing1);</w:t>
                      </w:r>
                    </w:p>
                    <w:p w14:paraId="4F44AE44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18DE4497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434BD0">
                        <w:rPr>
                          <w:sz w:val="22"/>
                          <w:szCs w:val="22"/>
                        </w:rPr>
                        <w:t>System.out.println</w:t>
                      </w:r>
                      <w:proofErr w:type="spellEnd"/>
                      <w:r w:rsidRPr="00434BD0">
                        <w:rPr>
                          <w:sz w:val="22"/>
                          <w:szCs w:val="22"/>
                        </w:rPr>
                        <w:t>(</w:t>
                      </w:r>
                      <w:proofErr w:type="spellStart"/>
                      <w:proofErr w:type="gramStart"/>
                      <w:r w:rsidRPr="00434BD0">
                        <w:rPr>
                          <w:sz w:val="22"/>
                          <w:szCs w:val="22"/>
                        </w:rPr>
                        <w:t>s.toString</w:t>
                      </w:r>
                      <w:proofErr w:type="spellEnd"/>
                      <w:proofErr w:type="gramEnd"/>
                      <w:r w:rsidRPr="00434BD0">
                        <w:rPr>
                          <w:sz w:val="22"/>
                          <w:szCs w:val="22"/>
                        </w:rPr>
                        <w:t>());</w:t>
                      </w:r>
                    </w:p>
                    <w:p w14:paraId="21FA1F30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138B2F1C" w14:textId="77777777" w:rsidR="00434BD0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39F5B075" w14:textId="5D9B0143" w:rsidR="000C2589" w:rsidRPr="00434BD0" w:rsidRDefault="00434BD0" w:rsidP="00434BD0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434BD0">
                        <w:rPr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57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C4197C" wp14:editId="3BEF21A9">
                <wp:simplePos x="0" y="0"/>
                <wp:positionH relativeFrom="margin">
                  <wp:align>left</wp:align>
                </wp:positionH>
                <wp:positionV relativeFrom="paragraph">
                  <wp:posOffset>4022</wp:posOffset>
                </wp:positionV>
                <wp:extent cx="3158066" cy="7289800"/>
                <wp:effectExtent l="0" t="0" r="23495" b="2540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8066" cy="728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B60B2" w14:textId="77777777" w:rsidR="000C2589" w:rsidRPr="009F2D2B" w:rsidRDefault="000C2589" w:rsidP="000C2589">
                            <w:pPr>
                              <w:pStyle w:val="Sinespaciad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class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Pan {</w:t>
                            </w:r>
                          </w:p>
                          <w:p w14:paraId="07794BD5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35EE293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private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String nombre;</w:t>
                            </w:r>
                          </w:p>
                          <w:p w14:paraId="7A270414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private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double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costo;</w:t>
                            </w:r>
                          </w:p>
                          <w:p w14:paraId="45D47BEF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private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String calidad;</w:t>
                            </w:r>
                          </w:p>
                          <w:p w14:paraId="03A365A8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E7F8BBD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Pan(</w:t>
                            </w:r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String nombre,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double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costo, String calidad) {</w:t>
                            </w:r>
                          </w:p>
                          <w:p w14:paraId="6E20A3DB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= nombre;</w:t>
                            </w:r>
                          </w:p>
                          <w:p w14:paraId="753AEC5C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this.costo</w:t>
                            </w:r>
                            <w:proofErr w:type="spellEnd"/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= costo;</w:t>
                            </w:r>
                          </w:p>
                          <w:p w14:paraId="708A8386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this.calidad</w:t>
                            </w:r>
                            <w:proofErr w:type="spellEnd"/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= calidad;</w:t>
                            </w:r>
                          </w:p>
                          <w:p w14:paraId="0CE4A07F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39EDE282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6175BCE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double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getCosto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7929F215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costo;</w:t>
                            </w:r>
                          </w:p>
                          <w:p w14:paraId="59390065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7AD10AC3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096E682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getCalidad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7815D2E1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calidad;</w:t>
                            </w:r>
                          </w:p>
                          <w:p w14:paraId="7847F0C7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7AED09FC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72A506F3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double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Incremento(</w:t>
                            </w:r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4008829A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double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aux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= costo+ (costo*0.2);</w:t>
                            </w:r>
                          </w:p>
                          <w:p w14:paraId="21871E32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aux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579E2C3E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6A143CAF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2568F093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45E1F990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double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costoFinal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>){</w:t>
                            </w:r>
                          </w:p>
                          <w:p w14:paraId="092FF211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double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costoF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getCosto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0F66271B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if(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getCalidad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).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equals</w:t>
                            </w:r>
                            <w:proofErr w:type="spellEnd"/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>("Premium")){</w:t>
                            </w:r>
                          </w:p>
                          <w:p w14:paraId="5CF701BC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costoF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= </w:t>
                            </w:r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Incremento(</w:t>
                            </w:r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>);</w:t>
                            </w:r>
                          </w:p>
                          <w:p w14:paraId="0B0A7BB7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}</w:t>
                            </w:r>
                          </w:p>
                          <w:p w14:paraId="2C38DCF8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costoF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>;</w:t>
                            </w:r>
                          </w:p>
                          <w:p w14:paraId="1C81E67F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3E7445CB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DA6444E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3E9729B8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toString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0C2589">
                              <w:rPr>
                                <w:sz w:val="22"/>
                                <w:szCs w:val="22"/>
                              </w:rPr>
                              <w:t>) {</w:t>
                            </w:r>
                          </w:p>
                          <w:p w14:paraId="48285953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"Un Pan:" + " nombre " + nombre + "- costo " + costo + "- calidad " + </w:t>
                            </w:r>
                            <w:proofErr w:type="gramStart"/>
                            <w:r w:rsidRPr="000C2589">
                              <w:rPr>
                                <w:sz w:val="22"/>
                                <w:szCs w:val="22"/>
                              </w:rPr>
                              <w:t>calidad ;</w:t>
                            </w:r>
                            <w:proofErr w:type="gramEnd"/>
                          </w:p>
                          <w:p w14:paraId="4EF7AB0E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}</w:t>
                            </w:r>
                          </w:p>
                          <w:p w14:paraId="0E6A1321" w14:textId="77777777" w:rsidR="000C2589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32EAC15D" w14:textId="166C80B4" w:rsidR="00BD6576" w:rsidRPr="000C2589" w:rsidRDefault="000C2589" w:rsidP="000C2589">
                            <w:pPr>
                              <w:pStyle w:val="Sinespaciado"/>
                              <w:rPr>
                                <w:sz w:val="22"/>
                                <w:szCs w:val="22"/>
                              </w:rPr>
                            </w:pPr>
                            <w:r w:rsidRPr="000C2589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4197C" id="Cuadro de texto 13" o:spid="_x0000_s1039" type="#_x0000_t202" style="position:absolute;margin-left:0;margin-top:.3pt;width:248.65pt;height:574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" fillcolor="white [3201]" strokeweight=".5pt">
                <v:textbox>
                  <w:txbxContent>
                    <w:p w14:paraId="38BB60B2" w14:textId="77777777" w:rsidR="000C2589" w:rsidRPr="009F2D2B" w:rsidRDefault="000C2589" w:rsidP="000C2589">
                      <w:pPr>
                        <w:pStyle w:val="Sinespaciado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9F2D2B">
                        <w:rPr>
                          <w:b/>
                          <w:bCs/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9F2D2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b/>
                          <w:bCs/>
                          <w:sz w:val="22"/>
                          <w:szCs w:val="22"/>
                        </w:rPr>
                        <w:t>class</w:t>
                      </w:r>
                      <w:proofErr w:type="spellEnd"/>
                      <w:r w:rsidRPr="009F2D2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Pan {</w:t>
                      </w:r>
                    </w:p>
                    <w:p w14:paraId="07794BD5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535EE293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private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String nombre;</w:t>
                      </w:r>
                    </w:p>
                    <w:p w14:paraId="7A270414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private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double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costo;</w:t>
                      </w:r>
                    </w:p>
                    <w:p w14:paraId="45D47BEF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private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String calidad;</w:t>
                      </w:r>
                    </w:p>
                    <w:p w14:paraId="03A365A8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2E7F8BBD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Pan(</w:t>
                      </w:r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 xml:space="preserve">String nombre,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double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costo, String calidad) {</w:t>
                      </w:r>
                    </w:p>
                    <w:p w14:paraId="6E20A3DB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this.nombre</w:t>
                      </w:r>
                      <w:proofErr w:type="spellEnd"/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 xml:space="preserve"> = nombre;</w:t>
                      </w:r>
                    </w:p>
                    <w:p w14:paraId="753AEC5C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this.costo</w:t>
                      </w:r>
                      <w:proofErr w:type="spellEnd"/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 xml:space="preserve"> = costo;</w:t>
                      </w:r>
                    </w:p>
                    <w:p w14:paraId="708A8386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this.calidad</w:t>
                      </w:r>
                      <w:proofErr w:type="spellEnd"/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 xml:space="preserve"> = calidad;</w:t>
                      </w:r>
                    </w:p>
                    <w:p w14:paraId="0CE4A07F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39EDE282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76175BCE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double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getCosto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>) {</w:t>
                      </w:r>
                    </w:p>
                    <w:p w14:paraId="7929F215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return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costo;</w:t>
                      </w:r>
                    </w:p>
                    <w:p w14:paraId="59390065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7AD10AC3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4096E682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getCalidad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>) {</w:t>
                      </w:r>
                    </w:p>
                    <w:p w14:paraId="7815D2E1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return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calidad;</w:t>
                      </w:r>
                    </w:p>
                    <w:p w14:paraId="7847F0C7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7AED09FC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72A506F3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double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Incremento(</w:t>
                      </w:r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>) {</w:t>
                      </w:r>
                    </w:p>
                    <w:p w14:paraId="4008829A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double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aux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= costo+ (costo*0.2);</w:t>
                      </w:r>
                    </w:p>
                    <w:p w14:paraId="21871E32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return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aux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579E2C3E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6A143CAF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2568F093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45E1F990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double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costoFinal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>){</w:t>
                      </w:r>
                    </w:p>
                    <w:p w14:paraId="092FF211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double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costoF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>=</w:t>
                      </w:r>
                      <w:proofErr w:type="spellStart"/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getCosto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0F66271B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if(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getCalidad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).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equals</w:t>
                      </w:r>
                      <w:proofErr w:type="spellEnd"/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>("Premium")){</w:t>
                      </w:r>
                    </w:p>
                    <w:p w14:paraId="5CF701BC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costoF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= </w:t>
                      </w:r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Incremento(</w:t>
                      </w:r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>);</w:t>
                      </w:r>
                    </w:p>
                    <w:p w14:paraId="0B0A7BB7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}</w:t>
                      </w:r>
                    </w:p>
                    <w:p w14:paraId="2C38DCF8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return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costoF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>;</w:t>
                      </w:r>
                    </w:p>
                    <w:p w14:paraId="1C81E67F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3E7445CB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</w:p>
                    <w:p w14:paraId="0DA6444E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3E9729B8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toString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0C2589">
                        <w:rPr>
                          <w:sz w:val="22"/>
                          <w:szCs w:val="22"/>
                        </w:rPr>
                        <w:t>) {</w:t>
                      </w:r>
                    </w:p>
                    <w:p w14:paraId="48285953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    </w:t>
                      </w:r>
                      <w:proofErr w:type="spellStart"/>
                      <w:r w:rsidRPr="000C2589">
                        <w:rPr>
                          <w:sz w:val="22"/>
                          <w:szCs w:val="22"/>
                        </w:rPr>
                        <w:t>return</w:t>
                      </w:r>
                      <w:proofErr w:type="spellEnd"/>
                      <w:r w:rsidRPr="000C2589">
                        <w:rPr>
                          <w:sz w:val="22"/>
                          <w:szCs w:val="22"/>
                        </w:rPr>
                        <w:t xml:space="preserve"> "Un Pan:" + " nombre " + nombre + "- costo " + costo + "- calidad " + </w:t>
                      </w:r>
                      <w:proofErr w:type="gramStart"/>
                      <w:r w:rsidRPr="000C2589">
                        <w:rPr>
                          <w:sz w:val="22"/>
                          <w:szCs w:val="22"/>
                        </w:rPr>
                        <w:t>calidad ;</w:t>
                      </w:r>
                      <w:proofErr w:type="gramEnd"/>
                    </w:p>
                    <w:p w14:paraId="4EF7AB0E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}</w:t>
                      </w:r>
                    </w:p>
                    <w:p w14:paraId="0E6A1321" w14:textId="77777777" w:rsidR="000C2589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32EAC15D" w14:textId="166C80B4" w:rsidR="00BD6576" w:rsidRPr="000C2589" w:rsidRDefault="000C2589" w:rsidP="000C2589">
                      <w:pPr>
                        <w:pStyle w:val="Sinespaciado"/>
                        <w:rPr>
                          <w:sz w:val="22"/>
                          <w:szCs w:val="22"/>
                        </w:rPr>
                      </w:pPr>
                      <w:r w:rsidRPr="000C2589">
                        <w:rPr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B4882" w14:textId="77777777" w:rsidR="00DC2F41" w:rsidRPr="00DC2F41" w:rsidRDefault="00DC2F41" w:rsidP="00DC2F41"/>
    <w:p w14:paraId="15BDB44D" w14:textId="77777777" w:rsidR="00DC2F41" w:rsidRPr="00DC2F41" w:rsidRDefault="00DC2F41" w:rsidP="00DC2F41"/>
    <w:p w14:paraId="7BD87C05" w14:textId="77777777" w:rsidR="00DC2F41" w:rsidRPr="00DC2F41" w:rsidRDefault="00DC2F41" w:rsidP="00DC2F41"/>
    <w:p w14:paraId="0AC1B3A5" w14:textId="77777777" w:rsidR="00DC2F41" w:rsidRPr="00DC2F41" w:rsidRDefault="00DC2F41" w:rsidP="00DC2F41"/>
    <w:p w14:paraId="0445B3E3" w14:textId="77777777" w:rsidR="00DC2F41" w:rsidRPr="00DC2F41" w:rsidRDefault="00DC2F41" w:rsidP="00DC2F41"/>
    <w:p w14:paraId="458D683C" w14:textId="77777777" w:rsidR="00DC2F41" w:rsidRPr="00DC2F41" w:rsidRDefault="00DC2F41" w:rsidP="00DC2F41"/>
    <w:p w14:paraId="48883BF7" w14:textId="77777777" w:rsidR="00DC2F41" w:rsidRPr="00DC2F41" w:rsidRDefault="00DC2F41" w:rsidP="00DC2F41"/>
    <w:p w14:paraId="6E1A9424" w14:textId="77777777" w:rsidR="00DC2F41" w:rsidRPr="00DC2F41" w:rsidRDefault="00DC2F41" w:rsidP="00DC2F41"/>
    <w:p w14:paraId="2706A203" w14:textId="77777777" w:rsidR="00DC2F41" w:rsidRPr="00DC2F41" w:rsidRDefault="00DC2F41" w:rsidP="00DC2F41"/>
    <w:p w14:paraId="4E367FFD" w14:textId="77777777" w:rsidR="00DC2F41" w:rsidRPr="00DC2F41" w:rsidRDefault="00DC2F41" w:rsidP="00DC2F41"/>
    <w:p w14:paraId="6BEAFBFB" w14:textId="77777777" w:rsidR="00DC2F41" w:rsidRPr="00DC2F41" w:rsidRDefault="00DC2F41" w:rsidP="00DC2F41"/>
    <w:p w14:paraId="76B29C4D" w14:textId="77777777" w:rsidR="00DC2F41" w:rsidRPr="00DC2F41" w:rsidRDefault="00DC2F41" w:rsidP="00DC2F41"/>
    <w:p w14:paraId="06D47CDC" w14:textId="77777777" w:rsidR="00DC2F41" w:rsidRPr="00DC2F41" w:rsidRDefault="00DC2F41" w:rsidP="00DC2F41"/>
    <w:p w14:paraId="03372D11" w14:textId="77777777" w:rsidR="00DC2F41" w:rsidRPr="00DC2F41" w:rsidRDefault="00DC2F41" w:rsidP="00DC2F41"/>
    <w:p w14:paraId="07617E2F" w14:textId="77777777" w:rsidR="00DC2F41" w:rsidRPr="00DC2F41" w:rsidRDefault="00DC2F41" w:rsidP="00DC2F41"/>
    <w:p w14:paraId="278CA177" w14:textId="77777777" w:rsidR="00DC2F41" w:rsidRPr="00DC2F41" w:rsidRDefault="00DC2F41" w:rsidP="00DC2F41"/>
    <w:p w14:paraId="7F7422DE" w14:textId="77777777" w:rsidR="00DC2F41" w:rsidRPr="00DC2F41" w:rsidRDefault="00DC2F41" w:rsidP="00DC2F41"/>
    <w:p w14:paraId="051531B0" w14:textId="77777777" w:rsidR="00DC2F41" w:rsidRPr="00DC2F41" w:rsidRDefault="00DC2F41" w:rsidP="00DC2F41"/>
    <w:p w14:paraId="795558A1" w14:textId="77777777" w:rsidR="00DC2F41" w:rsidRPr="00DC2F41" w:rsidRDefault="00DC2F41" w:rsidP="00DC2F41"/>
    <w:p w14:paraId="68FC2902" w14:textId="77777777" w:rsidR="00DC2F41" w:rsidRPr="00DC2F41" w:rsidRDefault="00DC2F41" w:rsidP="00DC2F41"/>
    <w:p w14:paraId="145B0DFE" w14:textId="77777777" w:rsidR="00DC2F41" w:rsidRPr="00DC2F41" w:rsidRDefault="00DC2F41" w:rsidP="00DC2F41"/>
    <w:p w14:paraId="701ADB75" w14:textId="77777777" w:rsidR="00DC2F41" w:rsidRPr="00DC2F41" w:rsidRDefault="00DC2F41" w:rsidP="00DC2F41"/>
    <w:p w14:paraId="3A067A28" w14:textId="77777777" w:rsidR="00DC2F41" w:rsidRPr="00DC2F41" w:rsidRDefault="00DC2F41" w:rsidP="00DC2F41"/>
    <w:p w14:paraId="180C08A1" w14:textId="77777777" w:rsidR="00DC2F41" w:rsidRPr="00DC2F41" w:rsidRDefault="00DC2F41" w:rsidP="00DC2F41"/>
    <w:p w14:paraId="2BEB1122" w14:textId="77777777" w:rsidR="00DC2F41" w:rsidRPr="00DC2F41" w:rsidRDefault="00DC2F41" w:rsidP="00DC2F41"/>
    <w:p w14:paraId="50888DA3" w14:textId="77777777" w:rsidR="00DC2F41" w:rsidRPr="00DC2F41" w:rsidRDefault="00DC2F41" w:rsidP="00DC2F41"/>
    <w:p w14:paraId="3E342D9A" w14:textId="77777777" w:rsidR="00DC2F41" w:rsidRPr="00DC2F41" w:rsidRDefault="00DC2F41" w:rsidP="00DC2F41"/>
    <w:p w14:paraId="3D9BC76A" w14:textId="77777777" w:rsidR="00DC2F41" w:rsidRPr="00DC2F41" w:rsidRDefault="00DC2F41" w:rsidP="00DC2F41"/>
    <w:p w14:paraId="10B2C9C5" w14:textId="77777777" w:rsidR="00DC2F41" w:rsidRDefault="00DC2F41" w:rsidP="00DC2F41"/>
    <w:p w14:paraId="4F04C4A7" w14:textId="77777777" w:rsidR="00DC2F41" w:rsidRDefault="00DC2F41" w:rsidP="00DC2F41"/>
    <w:p w14:paraId="615E1EDD" w14:textId="7F717D69" w:rsidR="00DC2F41" w:rsidRDefault="00DC2F41" w:rsidP="00DC2F4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E517EF" wp14:editId="0BEF930A">
                <wp:simplePos x="0" y="0"/>
                <wp:positionH relativeFrom="column">
                  <wp:posOffset>-106045</wp:posOffset>
                </wp:positionH>
                <wp:positionV relativeFrom="paragraph">
                  <wp:posOffset>-182245</wp:posOffset>
                </wp:positionV>
                <wp:extent cx="6824133" cy="3369733"/>
                <wp:effectExtent l="0" t="0" r="15240" b="2159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4133" cy="3369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6D10C" w14:textId="3384DB11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Una empresa de espectáculos gestiona dos tipos de obras de teatro: con reserva de butacas y sin reserva de butacas (ubicación libre por parte del espectador). De cada obra de teatro se conoce su nombre, nombre del director y cantidad de actores en escena y capacidad máxima N de espectadores en sala. Las obras con reserva de butacas almacenan información de las N butacas. De cada butaca se conoce su precio y si está ocupada o no. Las obras sin reserva de butacas almacenan la cantidad de entradas vendidas y el precio de la entrada.</w:t>
                            </w:r>
                          </w:p>
                          <w:p w14:paraId="541E88B5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Genere las clases necesarias. Implemente constructores para iniciar diferentes obras a partir de la información necesaria; las obras con reserva de butacas se deben iniciar con todas las butacas sin ocupar y el precio de cada una debe definirse aleatoriamente.</w:t>
                            </w:r>
                          </w:p>
                          <w:p w14:paraId="326F6F4E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Implemente los métodos necesarios en las clases que corresponda, para:</w:t>
                            </w:r>
                          </w:p>
                          <w:p w14:paraId="780DDE39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a) Ocupar una butaca "i" de una obra de teatro con reserva de butaca. Debe verificar si la butaca no fue ocupada previamente. Retornar si la operación fue exitosa.</w:t>
                            </w:r>
                          </w:p>
                          <w:p w14:paraId="47131735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b) Implementar el método "</w:t>
                            </w:r>
                            <w:proofErr w:type="spellStart"/>
                            <w:r w:rsidRPr="0006458F">
                              <w:rPr>
                                <w:sz w:val="20"/>
                                <w:szCs w:val="20"/>
                              </w:rPr>
                              <w:t>vaciarObra</w:t>
                            </w:r>
                            <w:proofErr w:type="spellEnd"/>
                            <w:r w:rsidRPr="0006458F">
                              <w:rPr>
                                <w:sz w:val="20"/>
                                <w:szCs w:val="20"/>
                              </w:rPr>
                              <w:t>" con el siguiente criterio:</w:t>
                            </w:r>
                          </w:p>
                          <w:p w14:paraId="426E38AD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Para las obras con reserva de butacas: Desocupar todas las butacas.</w:t>
                            </w:r>
                          </w:p>
                          <w:p w14:paraId="19811852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Para las obras sin reserva de butacas: Establecer la cantidad total de entradas vendidas a 0.</w:t>
                            </w:r>
                          </w:p>
                          <w:p w14:paraId="088EC29B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c) Obtener el total recaudado por la obra de teatro, teniendo en cuenta que:</w:t>
                            </w:r>
                          </w:p>
                          <w:p w14:paraId="67CC6C5A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Para las obras con reserva de butacas sume los precios de cada butaca ocupada.</w:t>
                            </w:r>
                          </w:p>
                          <w:p w14:paraId="2865B3CE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-Para las obras sin reserva de butacas multiplique la cantidad de entradas vendidas y el precio de la entrada.</w:t>
                            </w:r>
                          </w:p>
                          <w:p w14:paraId="60AFAA05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 xml:space="preserve">d) Devolver un String que represente a la obra de teatro de la siguiente forma: "Nombre de la obra... </w:t>
                            </w:r>
                            <w:proofErr w:type="gramStart"/>
                            <w:r w:rsidRPr="0006458F">
                              <w:rPr>
                                <w:sz w:val="20"/>
                                <w:szCs w:val="20"/>
                              </w:rPr>
                              <w:t>Director</w:t>
                            </w:r>
                            <w:proofErr w:type="gramEnd"/>
                            <w:r w:rsidRPr="0006458F">
                              <w:rPr>
                                <w:sz w:val="20"/>
                                <w:szCs w:val="20"/>
                              </w:rPr>
                              <w:t xml:space="preserve">...cantidad de actores en escena...total </w:t>
                            </w:r>
                            <w:proofErr w:type="spellStart"/>
                            <w:r w:rsidRPr="0006458F">
                              <w:rPr>
                                <w:sz w:val="20"/>
                                <w:szCs w:val="20"/>
                              </w:rPr>
                              <w:t>recaudodo</w:t>
                            </w:r>
                            <w:proofErr w:type="spellEnd"/>
                            <w:r w:rsidRPr="0006458F">
                              <w:rPr>
                                <w:sz w:val="20"/>
                                <w:szCs w:val="20"/>
                              </w:rPr>
                              <w:t>..."</w:t>
                            </w:r>
                          </w:p>
                          <w:p w14:paraId="4E1A66E5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06458F">
                              <w:rPr>
                                <w:sz w:val="20"/>
                                <w:szCs w:val="20"/>
                              </w:rPr>
                              <w:t>Escriba un programa que instancie una obra de cada tipo, almacene los datos necesarios y presente por consola la representación en string de cada una.</w:t>
                            </w:r>
                          </w:p>
                          <w:p w14:paraId="40D36A0B" w14:textId="77777777" w:rsidR="00DC2F41" w:rsidRPr="0006458F" w:rsidRDefault="00DC2F41" w:rsidP="0006458F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517EF" id="Cuadro de texto 16" o:spid="_x0000_s1040" type="#_x0000_t202" style="position:absolute;margin-left:-8.35pt;margin-top:-14.35pt;width:537.35pt;height:265.3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" fillcolor="white [3201]" strokeweight=".5pt">
                <v:textbox>
                  <w:txbxContent>
                    <w:p w14:paraId="28D6D10C" w14:textId="3384DB11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Una empresa de espectáculos gestiona dos tipos de obras de teatro: con reserva de butacas y sin reserva de butacas (ubicación libre por parte del espectador). De cada obra de teatro se conoce su nombre, nombre del director y cantidad de actores en escena y capacidad máxima N de espectadores en sala. Las obras con reserva de butacas almacenan información de las N butacas. De cada butaca se conoce su precio y si está ocupada o no. Las obras sin reserva de butacas almacenan la cantidad de entradas vendidas y el precio de la entrada.</w:t>
                      </w:r>
                    </w:p>
                    <w:p w14:paraId="541E88B5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Genere las clases necesarias. Implemente constructores para iniciar diferentes obras a partir de la información necesaria; las obras con reserva de butacas se deben iniciar con todas las butacas sin ocupar y el precio de cada una debe definirse aleatoriamente.</w:t>
                      </w:r>
                    </w:p>
                    <w:p w14:paraId="326F6F4E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Implemente los métodos necesarios en las clases que corresponda, para:</w:t>
                      </w:r>
                    </w:p>
                    <w:p w14:paraId="780DDE39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a) Ocupar una butaca "i" de una obra de teatro con reserva de butaca. Debe verificar si la butaca no fue ocupada previamente. Retornar si la operación fue exitosa.</w:t>
                      </w:r>
                    </w:p>
                    <w:p w14:paraId="47131735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b) Implementar el método "</w:t>
                      </w:r>
                      <w:proofErr w:type="spellStart"/>
                      <w:r w:rsidRPr="0006458F">
                        <w:rPr>
                          <w:sz w:val="20"/>
                          <w:szCs w:val="20"/>
                        </w:rPr>
                        <w:t>vaciarObra</w:t>
                      </w:r>
                      <w:proofErr w:type="spellEnd"/>
                      <w:r w:rsidRPr="0006458F">
                        <w:rPr>
                          <w:sz w:val="20"/>
                          <w:szCs w:val="20"/>
                        </w:rPr>
                        <w:t>" con el siguiente criterio:</w:t>
                      </w:r>
                    </w:p>
                    <w:p w14:paraId="426E38AD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Para las obras con reserva de butacas: Desocupar todas las butacas.</w:t>
                      </w:r>
                    </w:p>
                    <w:p w14:paraId="19811852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Para las obras sin reserva de butacas: Establecer la cantidad total de entradas vendidas a 0.</w:t>
                      </w:r>
                    </w:p>
                    <w:p w14:paraId="088EC29B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c) Obtener el total recaudado por la obra de teatro, teniendo en cuenta que:</w:t>
                      </w:r>
                    </w:p>
                    <w:p w14:paraId="67CC6C5A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Para las obras con reserva de butacas sume los precios de cada butaca ocupada.</w:t>
                      </w:r>
                    </w:p>
                    <w:p w14:paraId="2865B3CE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-Para las obras sin reserva de butacas multiplique la cantidad de entradas vendidas y el precio de la entrada.</w:t>
                      </w:r>
                    </w:p>
                    <w:p w14:paraId="60AFAA05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 xml:space="preserve">d) Devolver un String que represente a la obra de teatro de la siguiente forma: "Nombre de la obra... </w:t>
                      </w:r>
                      <w:proofErr w:type="gramStart"/>
                      <w:r w:rsidRPr="0006458F">
                        <w:rPr>
                          <w:sz w:val="20"/>
                          <w:szCs w:val="20"/>
                        </w:rPr>
                        <w:t>Director</w:t>
                      </w:r>
                      <w:proofErr w:type="gramEnd"/>
                      <w:r w:rsidRPr="0006458F">
                        <w:rPr>
                          <w:sz w:val="20"/>
                          <w:szCs w:val="20"/>
                        </w:rPr>
                        <w:t xml:space="preserve">...cantidad de actores en escena...total </w:t>
                      </w:r>
                      <w:proofErr w:type="spellStart"/>
                      <w:r w:rsidRPr="0006458F">
                        <w:rPr>
                          <w:sz w:val="20"/>
                          <w:szCs w:val="20"/>
                        </w:rPr>
                        <w:t>recaudodo</w:t>
                      </w:r>
                      <w:proofErr w:type="spellEnd"/>
                      <w:r w:rsidRPr="0006458F">
                        <w:rPr>
                          <w:sz w:val="20"/>
                          <w:szCs w:val="20"/>
                        </w:rPr>
                        <w:t>..."</w:t>
                      </w:r>
                    </w:p>
                    <w:p w14:paraId="4E1A66E5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06458F">
                        <w:rPr>
                          <w:sz w:val="20"/>
                          <w:szCs w:val="20"/>
                        </w:rPr>
                        <w:t>Escriba un programa que instancie una obra de cada tipo, almacene los datos necesarios y presente por consola la representación en string de cada una.</w:t>
                      </w:r>
                    </w:p>
                    <w:p w14:paraId="40D36A0B" w14:textId="77777777" w:rsidR="00DC2F41" w:rsidRPr="0006458F" w:rsidRDefault="00DC2F41" w:rsidP="0006458F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045C3E" w14:textId="42ABCCAC" w:rsidR="00DC2F41" w:rsidRDefault="00127B40" w:rsidP="00DC2F41"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99F2F58" wp14:editId="6D3C3E33">
                <wp:simplePos x="0" y="0"/>
                <wp:positionH relativeFrom="column">
                  <wp:posOffset>-55245</wp:posOffset>
                </wp:positionH>
                <wp:positionV relativeFrom="paragraph">
                  <wp:posOffset>3090757</wp:posOffset>
                </wp:positionV>
                <wp:extent cx="3538855" cy="4868333"/>
                <wp:effectExtent l="0" t="0" r="23495" b="2794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855" cy="4868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E446A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abstract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Obra</w:t>
                            </w: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24F37BBD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String nombre;</w:t>
                            </w:r>
                          </w:p>
                          <w:p w14:paraId="2BDEC46C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nombreDirector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223702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cantActores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7A4FE0C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capacidadMax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FB306A6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12E48C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Obra(</w:t>
                            </w:r>
                            <w:proofErr w:type="gram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String nombre, String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nombreDirector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cantActores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capacidadMax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9D6AB52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= nombre;</w:t>
                            </w:r>
                          </w:p>
                          <w:p w14:paraId="7B77482B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this.nombreDirector</w:t>
                            </w:r>
                            <w:proofErr w:type="spellEnd"/>
                            <w:proofErr w:type="gram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nombreDirector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A18A297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this.cantActores</w:t>
                            </w:r>
                            <w:proofErr w:type="spellEnd"/>
                            <w:proofErr w:type="gram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cantActores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E225632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this.capacidadMax</w:t>
                            </w:r>
                            <w:proofErr w:type="spellEnd"/>
                            <w:proofErr w:type="gram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capacidadMax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6517FC0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F9EBC73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57B03722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abstract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void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vaciarObra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15BD8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E3FE567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14504FED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abstract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calcularRecaudacion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15BD8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816F0B7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1D9078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@Override</w:t>
                            </w:r>
                          </w:p>
                          <w:p w14:paraId="303C2C54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String </w:t>
                            </w:r>
                            <w:proofErr w:type="spellStart"/>
                            <w:proofErr w:type="gram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toString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315BD8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F7D591A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"Nombre de la obra " + nombre + "...</w:t>
                            </w:r>
                            <w:proofErr w:type="gram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Director</w:t>
                            </w:r>
                            <w:proofErr w:type="gram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" +</w:t>
                            </w:r>
                          </w:p>
                          <w:p w14:paraId="56CFF1F7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nombreDirector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+ "... cantidad de actores en escena " + </w:t>
                            </w:r>
                            <w:proofErr w:type="spell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cantActores</w:t>
                            </w:r>
                            <w:proofErr w:type="spellEnd"/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+ "...total recaudado $"+</w:t>
                            </w:r>
                          </w:p>
                          <w:p w14:paraId="0282816D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315BD8">
                              <w:rPr>
                                <w:sz w:val="20"/>
                                <w:szCs w:val="20"/>
                              </w:rPr>
                              <w:t>this.calcularRecaudacion</w:t>
                            </w:r>
                            <w:proofErr w:type="spellEnd"/>
                            <w:proofErr w:type="gramEnd"/>
                            <w:r w:rsidRPr="00315BD8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3ABED44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5BA2C29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623D054C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5A011DBC" w14:textId="77777777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41F5C0BB" w14:textId="77DE8910" w:rsidR="00315BD8" w:rsidRPr="00315BD8" w:rsidRDefault="00315BD8" w:rsidP="00315BD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315BD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F2F58" id="Cuadro de texto 17" o:spid="_x0000_s1041" type="#_x0000_t202" style="position:absolute;margin-left:-4.35pt;margin-top:243.35pt;width:278.65pt;height:383.35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" fillcolor="white [3201]" strokeweight=".5pt">
                <v:textbox>
                  <w:txbxContent>
                    <w:p w14:paraId="77DE446A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>abstract</w:t>
                      </w:r>
                      <w:proofErr w:type="spellEnd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Obra</w:t>
                      </w:r>
                      <w:r w:rsidRPr="00315BD8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24F37BBD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String nombre;</w:t>
                      </w:r>
                    </w:p>
                    <w:p w14:paraId="2BDEC46C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nombreDirector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1C223702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cantActores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67A4FE0C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capacidadMax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FB306A6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5212E48C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315BD8">
                        <w:rPr>
                          <w:sz w:val="20"/>
                          <w:szCs w:val="20"/>
                        </w:rPr>
                        <w:t>Obra(</w:t>
                      </w:r>
                      <w:proofErr w:type="gramEnd"/>
                      <w:r w:rsidRPr="00315BD8">
                        <w:rPr>
                          <w:sz w:val="20"/>
                          <w:szCs w:val="20"/>
                        </w:rPr>
                        <w:t xml:space="preserve">String nombre, String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nombreDirector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cantActores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capacidadMax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39D6AB52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15BD8">
                        <w:rPr>
                          <w:sz w:val="20"/>
                          <w:szCs w:val="20"/>
                        </w:rPr>
                        <w:t>this.nombre</w:t>
                      </w:r>
                      <w:proofErr w:type="spellEnd"/>
                      <w:proofErr w:type="gramEnd"/>
                      <w:r w:rsidRPr="00315BD8">
                        <w:rPr>
                          <w:sz w:val="20"/>
                          <w:szCs w:val="20"/>
                        </w:rPr>
                        <w:t xml:space="preserve"> = nombre;</w:t>
                      </w:r>
                    </w:p>
                    <w:p w14:paraId="7B77482B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15BD8">
                        <w:rPr>
                          <w:sz w:val="20"/>
                          <w:szCs w:val="20"/>
                        </w:rPr>
                        <w:t>this.nombreDirector</w:t>
                      </w:r>
                      <w:proofErr w:type="spellEnd"/>
                      <w:proofErr w:type="gramEnd"/>
                      <w:r w:rsidRPr="00315BD8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nombreDirector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A18A297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15BD8">
                        <w:rPr>
                          <w:sz w:val="20"/>
                          <w:szCs w:val="20"/>
                        </w:rPr>
                        <w:t>this.cantActores</w:t>
                      </w:r>
                      <w:proofErr w:type="spellEnd"/>
                      <w:proofErr w:type="gramEnd"/>
                      <w:r w:rsidRPr="00315BD8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cantActores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E225632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15BD8">
                        <w:rPr>
                          <w:sz w:val="20"/>
                          <w:szCs w:val="20"/>
                        </w:rPr>
                        <w:t>this.capacidadMax</w:t>
                      </w:r>
                      <w:proofErr w:type="spellEnd"/>
                      <w:proofErr w:type="gramEnd"/>
                      <w:r w:rsidRPr="00315BD8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capacidadMax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56517FC0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F9EBC73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57B03722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abstract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void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315BD8">
                        <w:rPr>
                          <w:sz w:val="20"/>
                          <w:szCs w:val="20"/>
                        </w:rPr>
                        <w:t>vaciarObra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15BD8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1E3FE567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14504FED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abstract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315BD8">
                        <w:rPr>
                          <w:sz w:val="20"/>
                          <w:szCs w:val="20"/>
                        </w:rPr>
                        <w:t>calcularRecaudacion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15BD8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6816F0B7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531D9078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@Override</w:t>
                      </w:r>
                    </w:p>
                    <w:p w14:paraId="303C2C54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String </w:t>
                      </w:r>
                      <w:proofErr w:type="spellStart"/>
                      <w:proofErr w:type="gramStart"/>
                      <w:r w:rsidRPr="00315BD8">
                        <w:rPr>
                          <w:sz w:val="20"/>
                          <w:szCs w:val="20"/>
                        </w:rPr>
                        <w:t>toString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315BD8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0F7D591A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"Nombre de la obra " + nombre + "...</w:t>
                      </w:r>
                      <w:proofErr w:type="gramStart"/>
                      <w:r w:rsidRPr="00315BD8">
                        <w:rPr>
                          <w:sz w:val="20"/>
                          <w:szCs w:val="20"/>
                        </w:rPr>
                        <w:t>Director</w:t>
                      </w:r>
                      <w:proofErr w:type="gramEnd"/>
                      <w:r w:rsidRPr="00315BD8">
                        <w:rPr>
                          <w:sz w:val="20"/>
                          <w:szCs w:val="20"/>
                        </w:rPr>
                        <w:t xml:space="preserve"> " +</w:t>
                      </w:r>
                    </w:p>
                    <w:p w14:paraId="56CFF1F7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nombreDirector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+ "... cantidad de actores en escena " + </w:t>
                      </w:r>
                      <w:proofErr w:type="spellStart"/>
                      <w:r w:rsidRPr="00315BD8">
                        <w:rPr>
                          <w:sz w:val="20"/>
                          <w:szCs w:val="20"/>
                        </w:rPr>
                        <w:t>cantActores</w:t>
                      </w:r>
                      <w:proofErr w:type="spellEnd"/>
                      <w:r w:rsidRPr="00315BD8">
                        <w:rPr>
                          <w:sz w:val="20"/>
                          <w:szCs w:val="20"/>
                        </w:rPr>
                        <w:t xml:space="preserve"> + "...total recaudado $"+</w:t>
                      </w:r>
                    </w:p>
                    <w:p w14:paraId="0282816D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315BD8">
                        <w:rPr>
                          <w:sz w:val="20"/>
                          <w:szCs w:val="20"/>
                        </w:rPr>
                        <w:t>this.calcularRecaudacion</w:t>
                      </w:r>
                      <w:proofErr w:type="spellEnd"/>
                      <w:proofErr w:type="gramEnd"/>
                      <w:r w:rsidRPr="00315BD8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63ABED44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5BA2C29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623D054C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5A011DBC" w14:textId="77777777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41F5C0BB" w14:textId="77DE8910" w:rsidR="00315BD8" w:rsidRPr="00315BD8" w:rsidRDefault="00315BD8" w:rsidP="00315BD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315BD8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F2D2B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8FB6A50" wp14:editId="00516174">
                <wp:simplePos x="0" y="0"/>
                <wp:positionH relativeFrom="column">
                  <wp:posOffset>3483822</wp:posOffset>
                </wp:positionH>
                <wp:positionV relativeFrom="paragraph">
                  <wp:posOffset>3107690</wp:posOffset>
                </wp:positionV>
                <wp:extent cx="3538855" cy="6671733"/>
                <wp:effectExtent l="0" t="0" r="23495" b="1524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855" cy="667173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BD756" w14:textId="78BDC5C0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package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ParcialObrateatro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89D40A1" w14:textId="0C7ECB76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ObraConReserva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extends</w:t>
                            </w:r>
                            <w:proofErr w:type="spellEnd"/>
                            <w:r w:rsidRPr="009F2D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Obra</w:t>
                            </w: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43C54903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Butaca[</w:t>
                            </w:r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vButacas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28EE0EB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private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dimF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E574F45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88D0E0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ObraConReserva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String nombre, String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nombreDirector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cantActores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capacidadMax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, Butaca b) {</w:t>
                            </w:r>
                          </w:p>
                          <w:p w14:paraId="633F2E19" w14:textId="39FD3A10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super(</w:t>
                            </w:r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nombre,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nombreDirector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cantActores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capacidadMax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9D85811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this.dimF</w:t>
                            </w:r>
                            <w:proofErr w:type="spellEnd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capacidadMax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BB735A1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this.vButacas</w:t>
                            </w:r>
                            <w:proofErr w:type="spellEnd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= new Butaca[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dimF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];</w:t>
                            </w:r>
                          </w:p>
                          <w:p w14:paraId="4E9136D5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F15EF3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for (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i = 0; i &lt; </w:t>
                            </w:r>
                            <w:proofErr w:type="spellStart"/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this.dimF</w:t>
                            </w:r>
                            <w:proofErr w:type="spellEnd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; i++) {</w:t>
                            </w:r>
                          </w:p>
                          <w:p w14:paraId="4DD45463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vButacas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[i] = b;</w:t>
                            </w:r>
                          </w:p>
                          <w:p w14:paraId="65B63813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vButacas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[i</w:t>
                            </w:r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setPrecio</w:t>
                            </w:r>
                            <w:proofErr w:type="spellEnd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1A921024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1FD0A2E" w14:textId="156EC7FE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37C6FFD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ocuparButaca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i) {</w:t>
                            </w:r>
                          </w:p>
                          <w:p w14:paraId="77E0F840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= false;</w:t>
                            </w:r>
                          </w:p>
                          <w:p w14:paraId="0CA0AA10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vButacas</w:t>
                            </w:r>
                            <w:proofErr w:type="spellEnd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[i].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isOcupada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0AA8D034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vButacas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[i</w:t>
                            </w:r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setOcupada</w:t>
                            </w:r>
                            <w:proofErr w:type="spellEnd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09480AB3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= true;</w:t>
                            </w:r>
                          </w:p>
                          <w:p w14:paraId="2BCF2429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4AAF609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AD9980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aux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5EF7BC4" w14:textId="39EC3192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F6BC798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void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vaciarObra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4D517AB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for (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i = 0; i &lt; </w:t>
                            </w:r>
                            <w:proofErr w:type="spellStart"/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this.dimF</w:t>
                            </w:r>
                            <w:proofErr w:type="spellEnd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; i++) {</w:t>
                            </w:r>
                          </w:p>
                          <w:p w14:paraId="4DF9C1EE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vButacas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[i</w:t>
                            </w:r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].desocupar</w:t>
                            </w:r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019193E4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8E34FCB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37900E7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4248145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calcularRecaudacion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7802EB9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double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total = 0;</w:t>
                            </w:r>
                          </w:p>
                          <w:p w14:paraId="3B8D564F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for (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i = 0; i &lt; </w:t>
                            </w:r>
                            <w:proofErr w:type="spellStart"/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this.dimF</w:t>
                            </w:r>
                            <w:proofErr w:type="spellEnd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; i++) {</w:t>
                            </w:r>
                          </w:p>
                          <w:p w14:paraId="3834EC24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    if (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vButacas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[i</w:t>
                            </w:r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isOcupada</w:t>
                            </w:r>
                            <w:proofErr w:type="spellEnd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6153F9F1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        total +=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vButacas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>[i</w:t>
                            </w:r>
                            <w:proofErr w:type="gram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getPrecio</w:t>
                            </w:r>
                            <w:proofErr w:type="spellEnd"/>
                            <w:proofErr w:type="gramEnd"/>
                            <w:r w:rsidRPr="009F2D2B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DA87CB9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73C5ADCE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1A9A78F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9F2D2B">
                              <w:rPr>
                                <w:sz w:val="20"/>
                                <w:szCs w:val="20"/>
                              </w:rPr>
                              <w:t>return</w:t>
                            </w:r>
                            <w:proofErr w:type="spellEnd"/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total;</w:t>
                            </w:r>
                          </w:p>
                          <w:p w14:paraId="648DC5D4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DEB4EA7" w14:textId="77777777" w:rsidR="009F2D2B" w:rsidRPr="009F2D2B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AE4989" w14:textId="37352C8B" w:rsidR="009F2D2B" w:rsidRPr="00315BD8" w:rsidRDefault="009F2D2B" w:rsidP="009F2D2B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9F2D2B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B6A50" id="Cuadro de texto 18" o:spid="_x0000_s1042" type="#_x0000_t202" style="position:absolute;margin-left:274.3pt;margin-top:244.7pt;width:278.65pt;height:525.35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" filled="f" strokeweight=".5pt">
                <v:fill o:detectmouseclick="t"/>
                <v:textbox>
                  <w:txbxContent>
                    <w:p w14:paraId="2FABD756" w14:textId="78BDC5C0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package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ParcialObrateatro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789D40A1" w14:textId="0C7ECB76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>ObraConReserva</w:t>
                      </w:r>
                      <w:proofErr w:type="spellEnd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>extends</w:t>
                      </w:r>
                      <w:proofErr w:type="spellEnd"/>
                      <w:r w:rsidRPr="009F2D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Obra</w:t>
                      </w:r>
                      <w:r w:rsidRPr="009F2D2B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43C54903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Butaca[</w:t>
                      </w:r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vButacas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028EE0EB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private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dimF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E574F45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3688D0E0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ObraConReserva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 xml:space="preserve">String nombre, String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nombreDirector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cantActores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capacidadMax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, Butaca b) {</w:t>
                      </w:r>
                    </w:p>
                    <w:p w14:paraId="633F2E19" w14:textId="39FD3A10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super(</w:t>
                      </w:r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 xml:space="preserve">nombre,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nombreDirector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cantActores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capacidadMax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09D85811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this.dimF</w:t>
                      </w:r>
                      <w:proofErr w:type="spellEnd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capacidadMax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4BB735A1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this.vButacas</w:t>
                      </w:r>
                      <w:proofErr w:type="spellEnd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 xml:space="preserve"> = new Butaca[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dimF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];</w:t>
                      </w:r>
                    </w:p>
                    <w:p w14:paraId="4E9136D5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33F15EF3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for (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i = 0; i &lt; </w:t>
                      </w:r>
                      <w:proofErr w:type="spellStart"/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this.dimF</w:t>
                      </w:r>
                      <w:proofErr w:type="spellEnd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; i++) {</w:t>
                      </w:r>
                    </w:p>
                    <w:p w14:paraId="4DD45463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vButacas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[i] = b;</w:t>
                      </w:r>
                    </w:p>
                    <w:p w14:paraId="65B63813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vButacas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[i</w:t>
                      </w:r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setPrecio</w:t>
                      </w:r>
                      <w:proofErr w:type="spellEnd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1A921024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1FD0A2E" w14:textId="156EC7FE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37C6FFD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ocuparButaca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i) {</w:t>
                      </w:r>
                    </w:p>
                    <w:p w14:paraId="77E0F840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= false;</w:t>
                      </w:r>
                    </w:p>
                    <w:p w14:paraId="0CA0AA10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vButacas</w:t>
                      </w:r>
                      <w:proofErr w:type="spellEnd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[i].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isOcupada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()) {</w:t>
                      </w:r>
                    </w:p>
                    <w:p w14:paraId="0AA8D034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vButacas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[i</w:t>
                      </w:r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setOcupada</w:t>
                      </w:r>
                      <w:proofErr w:type="spellEnd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09480AB3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= true;</w:t>
                      </w:r>
                    </w:p>
                    <w:p w14:paraId="2BCF2429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4AAF609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6DAD9980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aux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25EF7BC4" w14:textId="39EC3192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F6BC798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void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vaciarObra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14D517AB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for (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i = 0; i &lt; </w:t>
                      </w:r>
                      <w:proofErr w:type="spellStart"/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this.dimF</w:t>
                      </w:r>
                      <w:proofErr w:type="spellEnd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; i++) {</w:t>
                      </w:r>
                    </w:p>
                    <w:p w14:paraId="4DF9C1EE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vButacas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[i</w:t>
                      </w:r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].desocupar</w:t>
                      </w:r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019193E4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8E34FCB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37900E7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64248145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calcularRecaudacion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67802EB9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double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total = 0;</w:t>
                      </w:r>
                    </w:p>
                    <w:p w14:paraId="3B8D564F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for (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i = 0; i &lt; </w:t>
                      </w:r>
                      <w:proofErr w:type="spellStart"/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this.dimF</w:t>
                      </w:r>
                      <w:proofErr w:type="spellEnd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; i++) {</w:t>
                      </w:r>
                    </w:p>
                    <w:p w14:paraId="3834EC24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    if (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vButacas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[i</w:t>
                      </w:r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isOcupada</w:t>
                      </w:r>
                      <w:proofErr w:type="spellEnd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()) {</w:t>
                      </w:r>
                    </w:p>
                    <w:p w14:paraId="6153F9F1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        total +=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vButacas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>[i</w:t>
                      </w:r>
                      <w:proofErr w:type="gramStart"/>
                      <w:r w:rsidRPr="009F2D2B">
                        <w:rPr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getPrecio</w:t>
                      </w:r>
                      <w:proofErr w:type="spellEnd"/>
                      <w:proofErr w:type="gramEnd"/>
                      <w:r w:rsidRPr="009F2D2B">
                        <w:rPr>
                          <w:sz w:val="20"/>
                          <w:szCs w:val="20"/>
                        </w:rPr>
                        <w:t>();</w:t>
                      </w:r>
                    </w:p>
                    <w:p w14:paraId="6DA87CB9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73C5ADCE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1A9A78F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9F2D2B">
                        <w:rPr>
                          <w:sz w:val="20"/>
                          <w:szCs w:val="20"/>
                        </w:rPr>
                        <w:t>return</w:t>
                      </w:r>
                      <w:proofErr w:type="spellEnd"/>
                      <w:r w:rsidRPr="009F2D2B">
                        <w:rPr>
                          <w:sz w:val="20"/>
                          <w:szCs w:val="20"/>
                        </w:rPr>
                        <w:t xml:space="preserve"> total;</w:t>
                      </w:r>
                    </w:p>
                    <w:p w14:paraId="648DC5D4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DEB4EA7" w14:textId="77777777" w:rsidR="009F2D2B" w:rsidRPr="009F2D2B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</w:p>
                    <w:p w14:paraId="7AAE4989" w14:textId="37352C8B" w:rsidR="009F2D2B" w:rsidRPr="00315BD8" w:rsidRDefault="009F2D2B" w:rsidP="009F2D2B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9F2D2B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799DFBB" w14:textId="77777777" w:rsidR="00127B40" w:rsidRPr="00127B40" w:rsidRDefault="00127B40" w:rsidP="00127B40"/>
    <w:p w14:paraId="37ECDDD5" w14:textId="77777777" w:rsidR="00127B40" w:rsidRPr="00127B40" w:rsidRDefault="00127B40" w:rsidP="00127B40"/>
    <w:p w14:paraId="4BADA106" w14:textId="77777777" w:rsidR="00127B40" w:rsidRPr="00127B40" w:rsidRDefault="00127B40" w:rsidP="00127B40"/>
    <w:p w14:paraId="32EAE3EE" w14:textId="77777777" w:rsidR="00127B40" w:rsidRPr="00127B40" w:rsidRDefault="00127B40" w:rsidP="00127B40"/>
    <w:p w14:paraId="6F5975E5" w14:textId="77777777" w:rsidR="00127B40" w:rsidRPr="00127B40" w:rsidRDefault="00127B40" w:rsidP="00127B40"/>
    <w:p w14:paraId="411EEA69" w14:textId="5ABD8A31" w:rsidR="00127B40" w:rsidRPr="00127B40" w:rsidDel="00345D7B" w:rsidRDefault="00127B40" w:rsidP="00127B40">
      <w:pPr>
        <w:rPr>
          <w:del w:id="0" w:author="Sofia Canteros" w:date="2025-12-01T16:34:00Z"/>
        </w:rPr>
      </w:pPr>
    </w:p>
    <w:p w14:paraId="3AF72486" w14:textId="346B567D" w:rsidR="00127B40" w:rsidRPr="00127B40" w:rsidDel="00345D7B" w:rsidRDefault="00127B40" w:rsidP="00127B40">
      <w:pPr>
        <w:rPr>
          <w:del w:id="1" w:author="Sofia Canteros" w:date="2025-12-01T16:34:00Z"/>
        </w:rPr>
      </w:pPr>
    </w:p>
    <w:p w14:paraId="7632E3AF" w14:textId="14E1C757" w:rsidR="00127B40" w:rsidRPr="00127B40" w:rsidDel="00345D7B" w:rsidRDefault="00127B40" w:rsidP="00127B40">
      <w:pPr>
        <w:rPr>
          <w:del w:id="2" w:author="Sofia Canteros" w:date="2025-12-01T16:34:00Z"/>
        </w:rPr>
      </w:pPr>
    </w:p>
    <w:p w14:paraId="07ADB125" w14:textId="34A9047C" w:rsidR="00127B40" w:rsidRPr="00127B40" w:rsidDel="00345D7B" w:rsidRDefault="00127B40" w:rsidP="00127B40">
      <w:pPr>
        <w:rPr>
          <w:del w:id="3" w:author="Sofia Canteros" w:date="2025-12-01T16:34:00Z"/>
        </w:rPr>
      </w:pPr>
    </w:p>
    <w:p w14:paraId="77622FEE" w14:textId="531DE582" w:rsidR="00127B40" w:rsidRPr="00127B40" w:rsidDel="00345D7B" w:rsidRDefault="00127B40" w:rsidP="00127B40">
      <w:pPr>
        <w:rPr>
          <w:del w:id="4" w:author="Sofia Canteros" w:date="2025-12-01T16:34:00Z"/>
        </w:rPr>
      </w:pPr>
    </w:p>
    <w:p w14:paraId="7C3672D1" w14:textId="3CFA8B9C" w:rsidR="00127B40" w:rsidRPr="00127B40" w:rsidDel="00345D7B" w:rsidRDefault="00127B40" w:rsidP="00127B40">
      <w:pPr>
        <w:rPr>
          <w:del w:id="5" w:author="Sofia Canteros" w:date="2025-12-01T16:34:00Z"/>
        </w:rPr>
      </w:pPr>
    </w:p>
    <w:p w14:paraId="5697206B" w14:textId="72CAC246" w:rsidR="00127B40" w:rsidRPr="00127B40" w:rsidDel="00345D7B" w:rsidRDefault="00127B40" w:rsidP="00127B40">
      <w:pPr>
        <w:rPr>
          <w:del w:id="6" w:author="Sofia Canteros" w:date="2025-12-01T16:34:00Z"/>
        </w:rPr>
      </w:pPr>
    </w:p>
    <w:p w14:paraId="30BECC28" w14:textId="678BF921" w:rsidR="00127B40" w:rsidRPr="00127B40" w:rsidDel="00345D7B" w:rsidRDefault="00127B40" w:rsidP="00127B40">
      <w:pPr>
        <w:rPr>
          <w:del w:id="7" w:author="Sofia Canteros" w:date="2025-12-01T16:34:00Z"/>
        </w:rPr>
      </w:pPr>
    </w:p>
    <w:p w14:paraId="11E10409" w14:textId="7FE15102" w:rsidR="00127B40" w:rsidRPr="00127B40" w:rsidDel="00345D7B" w:rsidRDefault="00127B40" w:rsidP="00127B40">
      <w:pPr>
        <w:rPr>
          <w:del w:id="8" w:author="Sofia Canteros" w:date="2025-12-01T16:34:00Z"/>
        </w:rPr>
      </w:pPr>
    </w:p>
    <w:p w14:paraId="2997FD7A" w14:textId="01EDBAC2" w:rsidR="00127B40" w:rsidRPr="00127B40" w:rsidDel="00345D7B" w:rsidRDefault="00127B40" w:rsidP="00127B40">
      <w:pPr>
        <w:rPr>
          <w:del w:id="9" w:author="Sofia Canteros" w:date="2025-12-01T16:34:00Z"/>
        </w:rPr>
      </w:pPr>
    </w:p>
    <w:p w14:paraId="3187F241" w14:textId="18224FDD" w:rsidR="00127B40" w:rsidRPr="00127B40" w:rsidDel="00345D7B" w:rsidRDefault="00127B40" w:rsidP="00127B40">
      <w:pPr>
        <w:rPr>
          <w:del w:id="10" w:author="Sofia Canteros" w:date="2025-12-01T16:34:00Z"/>
        </w:rPr>
      </w:pPr>
    </w:p>
    <w:p w14:paraId="183BBDD2" w14:textId="775E8B47" w:rsidR="00127B40" w:rsidRPr="00127B40" w:rsidDel="00345D7B" w:rsidRDefault="00127B40" w:rsidP="00127B40">
      <w:pPr>
        <w:rPr>
          <w:del w:id="11" w:author="Sofia Canteros" w:date="2025-12-01T16:34:00Z"/>
        </w:rPr>
      </w:pPr>
    </w:p>
    <w:p w14:paraId="2F2A5C4E" w14:textId="01122A44" w:rsidR="00127B40" w:rsidRPr="00127B40" w:rsidDel="00345D7B" w:rsidRDefault="00127B40" w:rsidP="00127B40">
      <w:pPr>
        <w:rPr>
          <w:del w:id="12" w:author="Sofia Canteros" w:date="2025-12-01T16:34:00Z"/>
        </w:rPr>
      </w:pPr>
    </w:p>
    <w:p w14:paraId="073B09F5" w14:textId="30EC35C4" w:rsidR="00127B40" w:rsidRPr="00127B40" w:rsidDel="00345D7B" w:rsidRDefault="00127B40" w:rsidP="00127B40">
      <w:pPr>
        <w:rPr>
          <w:del w:id="13" w:author="Sofia Canteros" w:date="2025-12-01T16:34:00Z"/>
        </w:rPr>
      </w:pPr>
    </w:p>
    <w:p w14:paraId="4CE786AE" w14:textId="70D7697B" w:rsidR="00127B40" w:rsidRPr="00127B40" w:rsidDel="00345D7B" w:rsidRDefault="00127B40" w:rsidP="00127B40">
      <w:pPr>
        <w:rPr>
          <w:del w:id="14" w:author="Sofia Canteros" w:date="2025-12-01T16:34:00Z"/>
        </w:rPr>
      </w:pPr>
    </w:p>
    <w:p w14:paraId="0BBD74E1" w14:textId="12F691C1" w:rsidR="00127B40" w:rsidRPr="00127B40" w:rsidDel="00345D7B" w:rsidRDefault="00127B40" w:rsidP="00127B40">
      <w:pPr>
        <w:rPr>
          <w:del w:id="15" w:author="Sofia Canteros" w:date="2025-12-01T16:34:00Z"/>
        </w:rPr>
      </w:pPr>
    </w:p>
    <w:p w14:paraId="7F215AB4" w14:textId="184250F0" w:rsidR="00127B40" w:rsidRPr="00127B40" w:rsidDel="00345D7B" w:rsidRDefault="00127B40" w:rsidP="00127B40">
      <w:pPr>
        <w:rPr>
          <w:del w:id="16" w:author="Sofia Canteros" w:date="2025-12-01T16:34:00Z"/>
        </w:rPr>
      </w:pPr>
    </w:p>
    <w:p w14:paraId="7E12BA08" w14:textId="4327C707" w:rsidR="00127B40" w:rsidRPr="00127B40" w:rsidDel="00345D7B" w:rsidRDefault="00127B40" w:rsidP="00127B40">
      <w:pPr>
        <w:rPr>
          <w:del w:id="17" w:author="Sofia Canteros" w:date="2025-12-01T16:34:00Z"/>
        </w:rPr>
      </w:pPr>
    </w:p>
    <w:p w14:paraId="202DBC5E" w14:textId="680B2817" w:rsidR="00127B40" w:rsidRPr="00127B40" w:rsidDel="00345D7B" w:rsidRDefault="00127B40" w:rsidP="00127B40">
      <w:pPr>
        <w:rPr>
          <w:del w:id="18" w:author="Sofia Canteros" w:date="2025-12-01T16:34:00Z"/>
        </w:rPr>
      </w:pPr>
    </w:p>
    <w:p w14:paraId="3C24ED5F" w14:textId="0F0DDE50" w:rsidR="00127B40" w:rsidRPr="00127B40" w:rsidDel="00345D7B" w:rsidRDefault="00127B40" w:rsidP="00127B40">
      <w:pPr>
        <w:rPr>
          <w:del w:id="19" w:author="Sofia Canteros" w:date="2025-12-01T16:34:00Z"/>
        </w:rPr>
      </w:pPr>
    </w:p>
    <w:p w14:paraId="4782C8FF" w14:textId="22166261" w:rsidR="00127B40" w:rsidRPr="00127B40" w:rsidDel="00345D7B" w:rsidRDefault="00127B40" w:rsidP="00127B40">
      <w:pPr>
        <w:rPr>
          <w:del w:id="20" w:author="Sofia Canteros" w:date="2025-12-01T16:34:00Z"/>
        </w:rPr>
      </w:pPr>
    </w:p>
    <w:p w14:paraId="7E45DC43" w14:textId="4FC8E95F" w:rsidR="00127B40" w:rsidRPr="00127B40" w:rsidDel="00345D7B" w:rsidRDefault="00127B40" w:rsidP="00127B40">
      <w:pPr>
        <w:rPr>
          <w:del w:id="21" w:author="Sofia Canteros" w:date="2025-12-01T16:34:00Z"/>
        </w:rPr>
      </w:pPr>
    </w:p>
    <w:p w14:paraId="39F187DD" w14:textId="69EB6C84" w:rsidR="00E342E1" w:rsidRDefault="00E342E1" w:rsidP="00E342E1">
      <w:pPr>
        <w:ind w:firstLine="708"/>
        <w:rPr>
          <w:ins w:id="22" w:author="Sofia Canteros" w:date="2025-12-01T16:35:00Z"/>
        </w:rPr>
      </w:pPr>
    </w:p>
    <w:p w14:paraId="07AEE6DD" w14:textId="77777777" w:rsidR="00E342E1" w:rsidRDefault="00E342E1">
      <w:pPr>
        <w:rPr>
          <w:ins w:id="23" w:author="Sofia Canteros" w:date="2025-12-01T16:35:00Z"/>
        </w:rPr>
      </w:pPr>
      <w:ins w:id="24" w:author="Sofia Canteros" w:date="2025-12-01T16:35:00Z">
        <w:r>
          <w:br w:type="page"/>
        </w:r>
      </w:ins>
    </w:p>
    <w:p w14:paraId="385D2F46" w14:textId="6A2EE634" w:rsidR="00E342E1" w:rsidRDefault="00E342E1" w:rsidP="00E342E1">
      <w:pPr>
        <w:ind w:firstLine="708"/>
        <w:rPr>
          <w:ins w:id="25" w:author="Sofia Canteros" w:date="2025-12-01T16:35:00Z"/>
        </w:rPr>
      </w:pPr>
      <w:ins w:id="26" w:author="Sofia Canteros" w:date="2025-12-01T16:35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82816" behindDoc="0" locked="0" layoutInCell="1" allowOverlap="1" wp14:anchorId="24423641" wp14:editId="69E6E6ED">
                  <wp:simplePos x="0" y="0"/>
                  <wp:positionH relativeFrom="column">
                    <wp:posOffset>3593888</wp:posOffset>
                  </wp:positionH>
                  <wp:positionV relativeFrom="paragraph">
                    <wp:posOffset>-216112</wp:posOffset>
                  </wp:positionV>
                  <wp:extent cx="3377989" cy="6815667"/>
                  <wp:effectExtent l="0" t="0" r="13335" b="23495"/>
                  <wp:wrapNone/>
                  <wp:docPr id="22" name="Cuadro de texto 2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377989" cy="68156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61E756B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27" w:author="Sofia Canteros" w:date="2025-12-01T16:36:00Z"/>
                                </w:rPr>
                                <w:pPrChange w:id="28" w:author="Sofia Canteros" w:date="2025-12-01T16:36:00Z">
                                  <w:pPr/>
                                </w:pPrChange>
                              </w:pPr>
                              <w:proofErr w:type="spellStart"/>
                              <w:ins w:id="29" w:author="Sofia Canteros" w:date="2025-12-01T16:36:00Z">
                                <w:r w:rsidRPr="00416722">
                                  <w:t>package</w:t>
                                </w:r>
                                <w:proofErr w:type="spellEnd"/>
                                <w:r w:rsidRPr="00416722">
                                  <w:t xml:space="preserve"> </w:t>
                                </w:r>
                                <w:proofErr w:type="spellStart"/>
                                <w:r w:rsidRPr="00416722">
                                  <w:t>ParcialObrateatro</w:t>
                                </w:r>
                                <w:proofErr w:type="spellEnd"/>
                                <w:r w:rsidRPr="00416722">
                                  <w:t>;</w:t>
                                </w:r>
                              </w:ins>
                            </w:p>
                            <w:p w14:paraId="198B62E3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30" w:author="Sofia Canteros" w:date="2025-12-01T16:36:00Z"/>
                                </w:rPr>
                                <w:pPrChange w:id="31" w:author="Sofia Canteros" w:date="2025-12-01T16:36:00Z">
                                  <w:pPr/>
                                </w:pPrChange>
                              </w:pPr>
                            </w:p>
                            <w:p w14:paraId="135D7037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32" w:author="Sofia Canteros" w:date="2025-12-01T16:36:00Z"/>
                                </w:rPr>
                                <w:pPrChange w:id="33" w:author="Sofia Canteros" w:date="2025-12-01T16:36:00Z">
                                  <w:pPr/>
                                </w:pPrChange>
                              </w:pPr>
                              <w:proofErr w:type="spellStart"/>
                              <w:ins w:id="34" w:author="Sofia Canteros" w:date="2025-12-01T16:36:00Z">
                                <w:r w:rsidRPr="00416722">
                                  <w:t>import</w:t>
                                </w:r>
                                <w:proofErr w:type="spellEnd"/>
                                <w:r w:rsidRPr="00416722">
                                  <w:t xml:space="preserve"> </w:t>
                                </w:r>
                                <w:proofErr w:type="spellStart"/>
                                <w:r w:rsidRPr="00416722">
                                  <w:t>PaqueteLectura.GeneradorAleatorio</w:t>
                                </w:r>
                                <w:proofErr w:type="spellEnd"/>
                                <w:r w:rsidRPr="00416722">
                                  <w:t>;</w:t>
                                </w:r>
                              </w:ins>
                            </w:p>
                            <w:p w14:paraId="02A6A7FB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35" w:author="Sofia Canteros" w:date="2025-12-01T16:36:00Z"/>
                                </w:rPr>
                                <w:pPrChange w:id="36" w:author="Sofia Canteros" w:date="2025-12-01T16:36:00Z">
                                  <w:pPr/>
                                </w:pPrChange>
                              </w:pPr>
                              <w:proofErr w:type="spellStart"/>
                              <w:ins w:id="37" w:author="Sofia Canteros" w:date="2025-12-01T16:36:00Z">
                                <w:r w:rsidRPr="00416722">
                                  <w:t>public</w:t>
                                </w:r>
                                <w:proofErr w:type="spellEnd"/>
                                <w:r w:rsidRPr="00416722">
                                  <w:t xml:space="preserve"> </w:t>
                                </w:r>
                                <w:proofErr w:type="spellStart"/>
                                <w:r w:rsidRPr="00416722">
                                  <w:t>class</w:t>
                                </w:r>
                                <w:proofErr w:type="spellEnd"/>
                                <w:r w:rsidRPr="00416722">
                                  <w:t xml:space="preserve"> </w:t>
                                </w:r>
                                <w:proofErr w:type="spellStart"/>
                                <w:r w:rsidRPr="00416722">
                                  <w:t>mainParcialObra</w:t>
                                </w:r>
                                <w:proofErr w:type="spellEnd"/>
                                <w:r w:rsidRPr="00416722">
                                  <w:t xml:space="preserve"> {</w:t>
                                </w:r>
                              </w:ins>
                            </w:p>
                            <w:p w14:paraId="4E86EBED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38" w:author="Sofia Canteros" w:date="2025-12-01T16:36:00Z"/>
                                </w:rPr>
                                <w:pPrChange w:id="39" w:author="Sofia Canteros" w:date="2025-12-01T16:36:00Z">
                                  <w:pPr/>
                                </w:pPrChange>
                              </w:pPr>
                            </w:p>
                            <w:p w14:paraId="2915AF3B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40" w:author="Sofia Canteros" w:date="2025-12-01T16:36:00Z"/>
                                </w:rPr>
                                <w:pPrChange w:id="41" w:author="Sofia Canteros" w:date="2025-12-01T16:36:00Z">
                                  <w:pPr/>
                                </w:pPrChange>
                              </w:pPr>
                              <w:ins w:id="42" w:author="Sofia Canteros" w:date="2025-12-01T16:36:00Z">
                                <w:r w:rsidRPr="00416722">
                                  <w:t xml:space="preserve">    </w:t>
                                </w:r>
                                <w:proofErr w:type="spellStart"/>
                                <w:r w:rsidRPr="00416722">
                                  <w:t>public</w:t>
                                </w:r>
                                <w:proofErr w:type="spellEnd"/>
                                <w:r w:rsidRPr="00416722">
                                  <w:t xml:space="preserve"> </w:t>
                                </w:r>
                                <w:proofErr w:type="spellStart"/>
                                <w:r w:rsidRPr="00416722">
                                  <w:t>static</w:t>
                                </w:r>
                                <w:proofErr w:type="spellEnd"/>
                                <w:r w:rsidRPr="00416722">
                                  <w:t xml:space="preserve"> </w:t>
                                </w:r>
                                <w:proofErr w:type="spellStart"/>
                                <w:r w:rsidRPr="00416722">
                                  <w:t>void</w:t>
                                </w:r>
                                <w:proofErr w:type="spellEnd"/>
                                <w:r w:rsidRPr="00416722">
                                  <w:t xml:space="preserve"> </w:t>
                                </w:r>
                                <w:proofErr w:type="gramStart"/>
                                <w:r w:rsidRPr="00416722">
                                  <w:t>main(</w:t>
                                </w:r>
                                <w:proofErr w:type="gramEnd"/>
                                <w:r w:rsidRPr="00416722">
                                  <w:t xml:space="preserve">String[] </w:t>
                                </w:r>
                                <w:proofErr w:type="spellStart"/>
                                <w:r w:rsidRPr="00416722">
                                  <w:t>args</w:t>
                                </w:r>
                                <w:proofErr w:type="spellEnd"/>
                                <w:r w:rsidRPr="00416722">
                                  <w:t>) {</w:t>
                                </w:r>
                              </w:ins>
                            </w:p>
                            <w:p w14:paraId="3FF02387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43" w:author="Sofia Canteros" w:date="2025-12-01T16:36:00Z"/>
                                </w:rPr>
                                <w:pPrChange w:id="44" w:author="Sofia Canteros" w:date="2025-12-01T16:36:00Z">
                                  <w:pPr/>
                                </w:pPrChange>
                              </w:pPr>
                              <w:ins w:id="45" w:author="Sofia Canteros" w:date="2025-12-01T16:36:00Z">
                                <w:r w:rsidRPr="00416722">
                                  <w:t xml:space="preserve">       </w:t>
                                </w:r>
                                <w:proofErr w:type="spellStart"/>
                                <w:r w:rsidRPr="00416722">
                                  <w:t>GeneradorAleatorio.iniciar</w:t>
                                </w:r>
                                <w:proofErr w:type="spellEnd"/>
                                <w:r w:rsidRPr="00416722">
                                  <w:t>();</w:t>
                                </w:r>
                              </w:ins>
                            </w:p>
                            <w:p w14:paraId="7A8FDB9D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46" w:author="Sofia Canteros" w:date="2025-12-01T16:36:00Z"/>
                                </w:rPr>
                                <w:pPrChange w:id="47" w:author="Sofia Canteros" w:date="2025-12-01T16:36:00Z">
                                  <w:pPr/>
                                </w:pPrChange>
                              </w:pPr>
                            </w:p>
                            <w:p w14:paraId="7BE9139D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48" w:author="Sofia Canteros" w:date="2025-12-01T16:36:00Z"/>
                                </w:rPr>
                                <w:pPrChange w:id="49" w:author="Sofia Canteros" w:date="2025-12-01T16:36:00Z">
                                  <w:pPr/>
                                </w:pPrChange>
                              </w:pPr>
                              <w:ins w:id="50" w:author="Sofia Canteros" w:date="2025-12-01T16:36:00Z">
                                <w:r w:rsidRPr="00416722">
                                  <w:t xml:space="preserve">        // Obra sin reserva</w:t>
                                </w:r>
                              </w:ins>
                            </w:p>
                            <w:p w14:paraId="37A2585C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51" w:author="Sofia Canteros" w:date="2025-12-01T16:36:00Z"/>
                                </w:rPr>
                                <w:pPrChange w:id="52" w:author="Sofia Canteros" w:date="2025-12-01T16:36:00Z">
                                  <w:pPr/>
                                </w:pPrChange>
                              </w:pPr>
                              <w:ins w:id="53" w:author="Sofia Canteros" w:date="2025-12-01T16:36:00Z">
                                <w:r w:rsidRPr="00416722">
                                  <w:t xml:space="preserve">        </w:t>
                                </w:r>
                                <w:proofErr w:type="spellStart"/>
                                <w:r w:rsidRPr="00416722">
                                  <w:t>ObraSinReserva</w:t>
                                </w:r>
                                <w:proofErr w:type="spellEnd"/>
                                <w:r w:rsidRPr="00416722">
                                  <w:t xml:space="preserve"> obra1 = new </w:t>
                                </w:r>
                                <w:proofErr w:type="spellStart"/>
                                <w:proofErr w:type="gramStart"/>
                                <w:r w:rsidRPr="00416722">
                                  <w:t>ObraSinReserva</w:t>
                                </w:r>
                                <w:proofErr w:type="spellEnd"/>
                                <w:r w:rsidRPr="00416722">
                                  <w:t>(</w:t>
                                </w:r>
                                <w:proofErr w:type="gramEnd"/>
                                <w:r w:rsidRPr="00416722">
                                  <w:t>80, 1500, "Hamlet", "Juan Pérez", 6, 100);</w:t>
                                </w:r>
                              </w:ins>
                            </w:p>
                            <w:p w14:paraId="6A2491AB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54" w:author="Sofia Canteros" w:date="2025-12-01T16:36:00Z"/>
                                </w:rPr>
                                <w:pPrChange w:id="55" w:author="Sofia Canteros" w:date="2025-12-01T16:36:00Z">
                                  <w:pPr/>
                                </w:pPrChange>
                              </w:pPr>
                              <w:ins w:id="56" w:author="Sofia Canteros" w:date="2025-12-01T16:36:00Z">
                                <w:r w:rsidRPr="00416722">
                                  <w:t xml:space="preserve">        </w:t>
                                </w:r>
                                <w:proofErr w:type="spellStart"/>
                                <w:r w:rsidRPr="00416722">
                                  <w:t>System.out.println</w:t>
                                </w:r>
                                <w:proofErr w:type="spellEnd"/>
                                <w:r w:rsidRPr="00416722">
                                  <w:t>(obra1);</w:t>
                                </w:r>
                              </w:ins>
                            </w:p>
                            <w:p w14:paraId="17F53B91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57" w:author="Sofia Canteros" w:date="2025-12-01T16:36:00Z"/>
                                </w:rPr>
                                <w:pPrChange w:id="58" w:author="Sofia Canteros" w:date="2025-12-01T16:36:00Z">
                                  <w:pPr/>
                                </w:pPrChange>
                              </w:pPr>
                              <w:ins w:id="59" w:author="Sofia Canteros" w:date="2025-12-01T16:36:00Z">
                                <w:r w:rsidRPr="00416722">
                                  <w:t xml:space="preserve">        </w:t>
                                </w:r>
                                <w:proofErr w:type="spellStart"/>
                                <w:r w:rsidRPr="00416722">
                                  <w:t>double</w:t>
                                </w:r>
                                <w:proofErr w:type="spellEnd"/>
                                <w:r w:rsidRPr="00416722">
                                  <w:t xml:space="preserve"> precio=0;</w:t>
                                </w:r>
                              </w:ins>
                            </w:p>
                            <w:p w14:paraId="35FAF97A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60" w:author="Sofia Canteros" w:date="2025-12-01T16:36:00Z"/>
                                </w:rPr>
                                <w:pPrChange w:id="61" w:author="Sofia Canteros" w:date="2025-12-01T16:36:00Z">
                                  <w:pPr/>
                                </w:pPrChange>
                              </w:pPr>
                              <w:ins w:id="62" w:author="Sofia Canteros" w:date="2025-12-01T16:36:00Z">
                                <w:r w:rsidRPr="00416722">
                                  <w:t xml:space="preserve">        Butaca b=new Butaca(precio);</w:t>
                                </w:r>
                              </w:ins>
                            </w:p>
                            <w:p w14:paraId="784181F4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63" w:author="Sofia Canteros" w:date="2025-12-01T16:36:00Z"/>
                                </w:rPr>
                                <w:pPrChange w:id="64" w:author="Sofia Canteros" w:date="2025-12-01T16:36:00Z">
                                  <w:pPr/>
                                </w:pPrChange>
                              </w:pPr>
                              <w:ins w:id="65" w:author="Sofia Canteros" w:date="2025-12-01T16:36:00Z">
                                <w:r w:rsidRPr="00416722">
                                  <w:t xml:space="preserve">        </w:t>
                                </w:r>
                              </w:ins>
                            </w:p>
                            <w:p w14:paraId="0423562B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66" w:author="Sofia Canteros" w:date="2025-12-01T16:36:00Z"/>
                                </w:rPr>
                                <w:pPrChange w:id="67" w:author="Sofia Canteros" w:date="2025-12-01T16:36:00Z">
                                  <w:pPr/>
                                </w:pPrChange>
                              </w:pPr>
                              <w:ins w:id="68" w:author="Sofia Canteros" w:date="2025-12-01T16:36:00Z">
                                <w:r w:rsidRPr="00416722">
                                  <w:t xml:space="preserve">        // Obra con reserva</w:t>
                                </w:r>
                              </w:ins>
                            </w:p>
                            <w:p w14:paraId="5AAD7215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69" w:author="Sofia Canteros" w:date="2025-12-01T16:36:00Z"/>
                                </w:rPr>
                                <w:pPrChange w:id="70" w:author="Sofia Canteros" w:date="2025-12-01T16:36:00Z">
                                  <w:pPr/>
                                </w:pPrChange>
                              </w:pPr>
                              <w:ins w:id="71" w:author="Sofia Canteros" w:date="2025-12-01T16:36:00Z">
                                <w:r w:rsidRPr="00416722">
                                  <w:t xml:space="preserve">        </w:t>
                                </w:r>
                                <w:proofErr w:type="spellStart"/>
                                <w:r w:rsidRPr="00416722">
                                  <w:t>ObraConReserva</w:t>
                                </w:r>
                                <w:proofErr w:type="spellEnd"/>
                                <w:r w:rsidRPr="00416722">
                                  <w:t xml:space="preserve"> obra2 = new </w:t>
                                </w:r>
                                <w:proofErr w:type="spellStart"/>
                                <w:proofErr w:type="gramStart"/>
                                <w:r w:rsidRPr="00416722">
                                  <w:t>ObraConReserva</w:t>
                                </w:r>
                                <w:proofErr w:type="spellEnd"/>
                                <w:r w:rsidRPr="00416722">
                                  <w:t>(</w:t>
                                </w:r>
                                <w:proofErr w:type="gramEnd"/>
                                <w:r w:rsidRPr="00416722">
                                  <w:t>"Macbeth", "Ana Gómez", 8, 120,b);</w:t>
                                </w:r>
                              </w:ins>
                            </w:p>
                            <w:p w14:paraId="4AFE6DE3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72" w:author="Sofia Canteros" w:date="2025-12-01T16:36:00Z"/>
                                </w:rPr>
                                <w:pPrChange w:id="73" w:author="Sofia Canteros" w:date="2025-12-01T16:36:00Z">
                                  <w:pPr/>
                                </w:pPrChange>
                              </w:pPr>
                            </w:p>
                            <w:p w14:paraId="1DCA8AA3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74" w:author="Sofia Canteros" w:date="2025-12-01T16:36:00Z"/>
                                </w:rPr>
                                <w:pPrChange w:id="75" w:author="Sofia Canteros" w:date="2025-12-01T16:36:00Z">
                                  <w:pPr/>
                                </w:pPrChange>
                              </w:pPr>
                              <w:ins w:id="76" w:author="Sofia Canteros" w:date="2025-12-01T16:36:00Z">
                                <w:r w:rsidRPr="00416722">
                                  <w:t xml:space="preserve">        // Ocupo algunas butacas al azar</w:t>
                                </w:r>
                              </w:ins>
                            </w:p>
                            <w:p w14:paraId="7E355BA3" w14:textId="77777777" w:rsidR="00416722" w:rsidRPr="00416722" w:rsidRDefault="00416722" w:rsidP="00416722">
                              <w:pPr>
                                <w:pStyle w:val="Sinespaciado"/>
                                <w:rPr>
                                  <w:ins w:id="77" w:author="Sofia Canteros" w:date="2025-12-01T16:36:00Z"/>
                                </w:rPr>
                                <w:pPrChange w:id="78" w:author="Sofia Canteros" w:date="2025-12-01T16:36:00Z">
                                  <w:pPr/>
                                </w:pPrChange>
                              </w:pPr>
                              <w:ins w:id="79" w:author="Sofia Canteros" w:date="2025-12-01T16:36:00Z">
                                <w:r w:rsidRPr="00416722">
                                  <w:t xml:space="preserve">        for (</w:t>
                                </w:r>
                                <w:proofErr w:type="spellStart"/>
                                <w:r w:rsidRPr="00416722">
                                  <w:t>int</w:t>
                                </w:r>
                                <w:proofErr w:type="spellEnd"/>
                                <w:r w:rsidRPr="00416722">
                                  <w:t xml:space="preserve"> i = 0; i &lt; 10; i++) {</w:t>
                                </w:r>
                              </w:ins>
                            </w:p>
                            <w:p w14:paraId="600986E8" w14:textId="77777777" w:rsidR="00416722" w:rsidRDefault="00416722" w:rsidP="00416722">
                              <w:pPr>
                                <w:rPr>
                                  <w:ins w:id="80" w:author="Sofia Canteros" w:date="2025-12-01T16:36:00Z"/>
                                </w:rPr>
                              </w:pPr>
                              <w:ins w:id="81" w:author="Sofia Canteros" w:date="2025-12-01T16:36:00Z">
                                <w:r>
                                  <w:t xml:space="preserve">            if (</w:t>
                                </w:r>
                                <w:proofErr w:type="spellStart"/>
                                <w:r>
                                  <w:t>GeneradorAleatorio.generarBoolean</w:t>
                                </w:r>
                                <w:proofErr w:type="spellEnd"/>
                                <w:r>
                                  <w:t>()) {</w:t>
                                </w:r>
                              </w:ins>
                            </w:p>
                            <w:p w14:paraId="68895483" w14:textId="77777777" w:rsidR="00416722" w:rsidRDefault="00416722" w:rsidP="00416722">
                              <w:pPr>
                                <w:rPr>
                                  <w:ins w:id="82" w:author="Sofia Canteros" w:date="2025-12-01T16:36:00Z"/>
                                </w:rPr>
                              </w:pPr>
                              <w:ins w:id="83" w:author="Sofia Canteros" w:date="2025-12-01T16:36:00Z">
                                <w:r>
                                  <w:t xml:space="preserve">                obra2.ocuparButaca(i);</w:t>
                                </w:r>
                              </w:ins>
                            </w:p>
                            <w:p w14:paraId="777C0472" w14:textId="77777777" w:rsidR="00416722" w:rsidRDefault="00416722" w:rsidP="00416722">
                              <w:pPr>
                                <w:rPr>
                                  <w:ins w:id="84" w:author="Sofia Canteros" w:date="2025-12-01T16:36:00Z"/>
                                </w:rPr>
                              </w:pPr>
                              <w:ins w:id="85" w:author="Sofia Canteros" w:date="2025-12-01T16:36:00Z">
                                <w:r>
                                  <w:t xml:space="preserve">            }</w:t>
                                </w:r>
                              </w:ins>
                            </w:p>
                            <w:p w14:paraId="6BC387F7" w14:textId="77777777" w:rsidR="00416722" w:rsidRDefault="00416722" w:rsidP="00416722">
                              <w:pPr>
                                <w:rPr>
                                  <w:ins w:id="86" w:author="Sofia Canteros" w:date="2025-12-01T16:36:00Z"/>
                                </w:rPr>
                              </w:pPr>
                              <w:ins w:id="87" w:author="Sofia Canteros" w:date="2025-12-01T16:36:00Z">
                                <w:r>
                                  <w:t xml:space="preserve">        }</w:t>
                                </w:r>
                              </w:ins>
                            </w:p>
                            <w:p w14:paraId="474406FE" w14:textId="77777777" w:rsidR="00416722" w:rsidRDefault="00416722" w:rsidP="00416722">
                              <w:pPr>
                                <w:rPr>
                                  <w:ins w:id="88" w:author="Sofia Canteros" w:date="2025-12-01T16:36:00Z"/>
                                </w:rPr>
                              </w:pPr>
                            </w:p>
                            <w:p w14:paraId="17CD0648" w14:textId="77777777" w:rsidR="00416722" w:rsidRDefault="00416722" w:rsidP="00416722">
                              <w:pPr>
                                <w:rPr>
                                  <w:ins w:id="89" w:author="Sofia Canteros" w:date="2025-12-01T16:36:00Z"/>
                                </w:rPr>
                              </w:pPr>
                              <w:ins w:id="90" w:author="Sofia Canteros" w:date="2025-12-01T16:36:00Z">
                                <w:r>
                                  <w:t xml:space="preserve">        </w:t>
                                </w:r>
                                <w:proofErr w:type="spellStart"/>
                                <w:r>
                                  <w:t>System.out.println</w:t>
                                </w:r>
                                <w:proofErr w:type="spellEnd"/>
                                <w:r>
                                  <w:t>(obra2);</w:t>
                                </w:r>
                              </w:ins>
                            </w:p>
                            <w:p w14:paraId="2F76C0FD" w14:textId="77777777" w:rsidR="00416722" w:rsidRDefault="00416722" w:rsidP="00416722">
                              <w:pPr>
                                <w:rPr>
                                  <w:ins w:id="91" w:author="Sofia Canteros" w:date="2025-12-01T16:36:00Z"/>
                                </w:rPr>
                              </w:pPr>
                              <w:ins w:id="92" w:author="Sofia Canteros" w:date="2025-12-01T16:36:00Z">
                                <w:r>
                                  <w:t xml:space="preserve">    }</w:t>
                                </w:r>
                              </w:ins>
                            </w:p>
                            <w:p w14:paraId="723E0AC8" w14:textId="79D672AA" w:rsidR="00E342E1" w:rsidRDefault="00416722" w:rsidP="00416722">
                              <w:ins w:id="93" w:author="Sofia Canteros" w:date="2025-12-01T16:36:00Z">
                                <w:r>
                                  <w:t>}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w14:anchorId="24423641" id="Cuadro de texto 22" o:spid="_x0000_s1043" type="#_x0000_t202" style="position:absolute;left:0;text-align:left;margin-left:283pt;margin-top:-17pt;width:266pt;height:536.6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" fillcolor="white [3201]" strokeweight=".5pt">
                  <v:textbox>
                    <w:txbxContent>
                      <w:p w14:paraId="461E756B" w14:textId="77777777" w:rsidR="00416722" w:rsidRPr="00416722" w:rsidRDefault="00416722" w:rsidP="00416722">
                        <w:pPr>
                          <w:pStyle w:val="Sinespaciado"/>
                          <w:rPr>
                            <w:ins w:id="94" w:author="Sofia Canteros" w:date="2025-12-01T16:36:00Z"/>
                          </w:rPr>
                          <w:pPrChange w:id="95" w:author="Sofia Canteros" w:date="2025-12-01T16:36:00Z">
                            <w:pPr/>
                          </w:pPrChange>
                        </w:pPr>
                        <w:proofErr w:type="spellStart"/>
                        <w:ins w:id="96" w:author="Sofia Canteros" w:date="2025-12-01T16:36:00Z">
                          <w:r w:rsidRPr="00416722">
                            <w:t>package</w:t>
                          </w:r>
                          <w:proofErr w:type="spellEnd"/>
                          <w:r w:rsidRPr="00416722">
                            <w:t xml:space="preserve"> </w:t>
                          </w:r>
                          <w:proofErr w:type="spellStart"/>
                          <w:r w:rsidRPr="00416722">
                            <w:t>ParcialObrateatro</w:t>
                          </w:r>
                          <w:proofErr w:type="spellEnd"/>
                          <w:r w:rsidRPr="00416722">
                            <w:t>;</w:t>
                          </w:r>
                        </w:ins>
                      </w:p>
                      <w:p w14:paraId="198B62E3" w14:textId="77777777" w:rsidR="00416722" w:rsidRPr="00416722" w:rsidRDefault="00416722" w:rsidP="00416722">
                        <w:pPr>
                          <w:pStyle w:val="Sinespaciado"/>
                          <w:rPr>
                            <w:ins w:id="97" w:author="Sofia Canteros" w:date="2025-12-01T16:36:00Z"/>
                          </w:rPr>
                          <w:pPrChange w:id="98" w:author="Sofia Canteros" w:date="2025-12-01T16:36:00Z">
                            <w:pPr/>
                          </w:pPrChange>
                        </w:pPr>
                      </w:p>
                      <w:p w14:paraId="135D7037" w14:textId="77777777" w:rsidR="00416722" w:rsidRPr="00416722" w:rsidRDefault="00416722" w:rsidP="00416722">
                        <w:pPr>
                          <w:pStyle w:val="Sinespaciado"/>
                          <w:rPr>
                            <w:ins w:id="99" w:author="Sofia Canteros" w:date="2025-12-01T16:36:00Z"/>
                          </w:rPr>
                          <w:pPrChange w:id="100" w:author="Sofia Canteros" w:date="2025-12-01T16:36:00Z">
                            <w:pPr/>
                          </w:pPrChange>
                        </w:pPr>
                        <w:proofErr w:type="spellStart"/>
                        <w:ins w:id="101" w:author="Sofia Canteros" w:date="2025-12-01T16:36:00Z">
                          <w:r w:rsidRPr="00416722">
                            <w:t>import</w:t>
                          </w:r>
                          <w:proofErr w:type="spellEnd"/>
                          <w:r w:rsidRPr="00416722">
                            <w:t xml:space="preserve"> </w:t>
                          </w:r>
                          <w:proofErr w:type="spellStart"/>
                          <w:r w:rsidRPr="00416722">
                            <w:t>PaqueteLectura.GeneradorAleatorio</w:t>
                          </w:r>
                          <w:proofErr w:type="spellEnd"/>
                          <w:r w:rsidRPr="00416722">
                            <w:t>;</w:t>
                          </w:r>
                        </w:ins>
                      </w:p>
                      <w:p w14:paraId="02A6A7FB" w14:textId="77777777" w:rsidR="00416722" w:rsidRPr="00416722" w:rsidRDefault="00416722" w:rsidP="00416722">
                        <w:pPr>
                          <w:pStyle w:val="Sinespaciado"/>
                          <w:rPr>
                            <w:ins w:id="102" w:author="Sofia Canteros" w:date="2025-12-01T16:36:00Z"/>
                          </w:rPr>
                          <w:pPrChange w:id="103" w:author="Sofia Canteros" w:date="2025-12-01T16:36:00Z">
                            <w:pPr/>
                          </w:pPrChange>
                        </w:pPr>
                        <w:proofErr w:type="spellStart"/>
                        <w:ins w:id="104" w:author="Sofia Canteros" w:date="2025-12-01T16:36:00Z">
                          <w:r w:rsidRPr="00416722">
                            <w:t>public</w:t>
                          </w:r>
                          <w:proofErr w:type="spellEnd"/>
                          <w:r w:rsidRPr="00416722">
                            <w:t xml:space="preserve"> </w:t>
                          </w:r>
                          <w:proofErr w:type="spellStart"/>
                          <w:r w:rsidRPr="00416722">
                            <w:t>class</w:t>
                          </w:r>
                          <w:proofErr w:type="spellEnd"/>
                          <w:r w:rsidRPr="00416722">
                            <w:t xml:space="preserve"> </w:t>
                          </w:r>
                          <w:proofErr w:type="spellStart"/>
                          <w:r w:rsidRPr="00416722">
                            <w:t>mainParcialObra</w:t>
                          </w:r>
                          <w:proofErr w:type="spellEnd"/>
                          <w:r w:rsidRPr="00416722">
                            <w:t xml:space="preserve"> {</w:t>
                          </w:r>
                        </w:ins>
                      </w:p>
                      <w:p w14:paraId="4E86EBED" w14:textId="77777777" w:rsidR="00416722" w:rsidRPr="00416722" w:rsidRDefault="00416722" w:rsidP="00416722">
                        <w:pPr>
                          <w:pStyle w:val="Sinespaciado"/>
                          <w:rPr>
                            <w:ins w:id="105" w:author="Sofia Canteros" w:date="2025-12-01T16:36:00Z"/>
                          </w:rPr>
                          <w:pPrChange w:id="106" w:author="Sofia Canteros" w:date="2025-12-01T16:36:00Z">
                            <w:pPr/>
                          </w:pPrChange>
                        </w:pPr>
                      </w:p>
                      <w:p w14:paraId="2915AF3B" w14:textId="77777777" w:rsidR="00416722" w:rsidRPr="00416722" w:rsidRDefault="00416722" w:rsidP="00416722">
                        <w:pPr>
                          <w:pStyle w:val="Sinespaciado"/>
                          <w:rPr>
                            <w:ins w:id="107" w:author="Sofia Canteros" w:date="2025-12-01T16:36:00Z"/>
                          </w:rPr>
                          <w:pPrChange w:id="108" w:author="Sofia Canteros" w:date="2025-12-01T16:36:00Z">
                            <w:pPr/>
                          </w:pPrChange>
                        </w:pPr>
                        <w:ins w:id="109" w:author="Sofia Canteros" w:date="2025-12-01T16:36:00Z">
                          <w:r w:rsidRPr="00416722">
                            <w:t xml:space="preserve">    </w:t>
                          </w:r>
                          <w:proofErr w:type="spellStart"/>
                          <w:r w:rsidRPr="00416722">
                            <w:t>public</w:t>
                          </w:r>
                          <w:proofErr w:type="spellEnd"/>
                          <w:r w:rsidRPr="00416722">
                            <w:t xml:space="preserve"> </w:t>
                          </w:r>
                          <w:proofErr w:type="spellStart"/>
                          <w:r w:rsidRPr="00416722">
                            <w:t>static</w:t>
                          </w:r>
                          <w:proofErr w:type="spellEnd"/>
                          <w:r w:rsidRPr="00416722">
                            <w:t xml:space="preserve"> </w:t>
                          </w:r>
                          <w:proofErr w:type="spellStart"/>
                          <w:r w:rsidRPr="00416722">
                            <w:t>void</w:t>
                          </w:r>
                          <w:proofErr w:type="spellEnd"/>
                          <w:r w:rsidRPr="00416722">
                            <w:t xml:space="preserve"> </w:t>
                          </w:r>
                          <w:proofErr w:type="gramStart"/>
                          <w:r w:rsidRPr="00416722">
                            <w:t>main(</w:t>
                          </w:r>
                          <w:proofErr w:type="gramEnd"/>
                          <w:r w:rsidRPr="00416722">
                            <w:t xml:space="preserve">String[] </w:t>
                          </w:r>
                          <w:proofErr w:type="spellStart"/>
                          <w:r w:rsidRPr="00416722">
                            <w:t>args</w:t>
                          </w:r>
                          <w:proofErr w:type="spellEnd"/>
                          <w:r w:rsidRPr="00416722">
                            <w:t>) {</w:t>
                          </w:r>
                        </w:ins>
                      </w:p>
                      <w:p w14:paraId="3FF02387" w14:textId="77777777" w:rsidR="00416722" w:rsidRPr="00416722" w:rsidRDefault="00416722" w:rsidP="00416722">
                        <w:pPr>
                          <w:pStyle w:val="Sinespaciado"/>
                          <w:rPr>
                            <w:ins w:id="110" w:author="Sofia Canteros" w:date="2025-12-01T16:36:00Z"/>
                          </w:rPr>
                          <w:pPrChange w:id="111" w:author="Sofia Canteros" w:date="2025-12-01T16:36:00Z">
                            <w:pPr/>
                          </w:pPrChange>
                        </w:pPr>
                        <w:ins w:id="112" w:author="Sofia Canteros" w:date="2025-12-01T16:36:00Z">
                          <w:r w:rsidRPr="00416722">
                            <w:t xml:space="preserve">       </w:t>
                          </w:r>
                          <w:proofErr w:type="spellStart"/>
                          <w:r w:rsidRPr="00416722">
                            <w:t>GeneradorAleatorio.iniciar</w:t>
                          </w:r>
                          <w:proofErr w:type="spellEnd"/>
                          <w:r w:rsidRPr="00416722">
                            <w:t>();</w:t>
                          </w:r>
                        </w:ins>
                      </w:p>
                      <w:p w14:paraId="7A8FDB9D" w14:textId="77777777" w:rsidR="00416722" w:rsidRPr="00416722" w:rsidRDefault="00416722" w:rsidP="00416722">
                        <w:pPr>
                          <w:pStyle w:val="Sinespaciado"/>
                          <w:rPr>
                            <w:ins w:id="113" w:author="Sofia Canteros" w:date="2025-12-01T16:36:00Z"/>
                          </w:rPr>
                          <w:pPrChange w:id="114" w:author="Sofia Canteros" w:date="2025-12-01T16:36:00Z">
                            <w:pPr/>
                          </w:pPrChange>
                        </w:pPr>
                      </w:p>
                      <w:p w14:paraId="7BE9139D" w14:textId="77777777" w:rsidR="00416722" w:rsidRPr="00416722" w:rsidRDefault="00416722" w:rsidP="00416722">
                        <w:pPr>
                          <w:pStyle w:val="Sinespaciado"/>
                          <w:rPr>
                            <w:ins w:id="115" w:author="Sofia Canteros" w:date="2025-12-01T16:36:00Z"/>
                          </w:rPr>
                          <w:pPrChange w:id="116" w:author="Sofia Canteros" w:date="2025-12-01T16:36:00Z">
                            <w:pPr/>
                          </w:pPrChange>
                        </w:pPr>
                        <w:ins w:id="117" w:author="Sofia Canteros" w:date="2025-12-01T16:36:00Z">
                          <w:r w:rsidRPr="00416722">
                            <w:t xml:space="preserve">        // Obra sin reserva</w:t>
                          </w:r>
                        </w:ins>
                      </w:p>
                      <w:p w14:paraId="37A2585C" w14:textId="77777777" w:rsidR="00416722" w:rsidRPr="00416722" w:rsidRDefault="00416722" w:rsidP="00416722">
                        <w:pPr>
                          <w:pStyle w:val="Sinespaciado"/>
                          <w:rPr>
                            <w:ins w:id="118" w:author="Sofia Canteros" w:date="2025-12-01T16:36:00Z"/>
                          </w:rPr>
                          <w:pPrChange w:id="119" w:author="Sofia Canteros" w:date="2025-12-01T16:36:00Z">
                            <w:pPr/>
                          </w:pPrChange>
                        </w:pPr>
                        <w:ins w:id="120" w:author="Sofia Canteros" w:date="2025-12-01T16:36:00Z">
                          <w:r w:rsidRPr="00416722">
                            <w:t xml:space="preserve">        </w:t>
                          </w:r>
                          <w:proofErr w:type="spellStart"/>
                          <w:r w:rsidRPr="00416722">
                            <w:t>ObraSinReserva</w:t>
                          </w:r>
                          <w:proofErr w:type="spellEnd"/>
                          <w:r w:rsidRPr="00416722">
                            <w:t xml:space="preserve"> obra1 = new </w:t>
                          </w:r>
                          <w:proofErr w:type="spellStart"/>
                          <w:proofErr w:type="gramStart"/>
                          <w:r w:rsidRPr="00416722">
                            <w:t>ObraSinReserva</w:t>
                          </w:r>
                          <w:proofErr w:type="spellEnd"/>
                          <w:r w:rsidRPr="00416722">
                            <w:t>(</w:t>
                          </w:r>
                          <w:proofErr w:type="gramEnd"/>
                          <w:r w:rsidRPr="00416722">
                            <w:t>80, 1500, "Hamlet", "Juan Pérez", 6, 100);</w:t>
                          </w:r>
                        </w:ins>
                      </w:p>
                      <w:p w14:paraId="6A2491AB" w14:textId="77777777" w:rsidR="00416722" w:rsidRPr="00416722" w:rsidRDefault="00416722" w:rsidP="00416722">
                        <w:pPr>
                          <w:pStyle w:val="Sinespaciado"/>
                          <w:rPr>
                            <w:ins w:id="121" w:author="Sofia Canteros" w:date="2025-12-01T16:36:00Z"/>
                          </w:rPr>
                          <w:pPrChange w:id="122" w:author="Sofia Canteros" w:date="2025-12-01T16:36:00Z">
                            <w:pPr/>
                          </w:pPrChange>
                        </w:pPr>
                        <w:ins w:id="123" w:author="Sofia Canteros" w:date="2025-12-01T16:36:00Z">
                          <w:r w:rsidRPr="00416722">
                            <w:t xml:space="preserve">        </w:t>
                          </w:r>
                          <w:proofErr w:type="spellStart"/>
                          <w:r w:rsidRPr="00416722">
                            <w:t>System.out.println</w:t>
                          </w:r>
                          <w:proofErr w:type="spellEnd"/>
                          <w:r w:rsidRPr="00416722">
                            <w:t>(obra1);</w:t>
                          </w:r>
                        </w:ins>
                      </w:p>
                      <w:p w14:paraId="17F53B91" w14:textId="77777777" w:rsidR="00416722" w:rsidRPr="00416722" w:rsidRDefault="00416722" w:rsidP="00416722">
                        <w:pPr>
                          <w:pStyle w:val="Sinespaciado"/>
                          <w:rPr>
                            <w:ins w:id="124" w:author="Sofia Canteros" w:date="2025-12-01T16:36:00Z"/>
                          </w:rPr>
                          <w:pPrChange w:id="125" w:author="Sofia Canteros" w:date="2025-12-01T16:36:00Z">
                            <w:pPr/>
                          </w:pPrChange>
                        </w:pPr>
                        <w:ins w:id="126" w:author="Sofia Canteros" w:date="2025-12-01T16:36:00Z">
                          <w:r w:rsidRPr="00416722">
                            <w:t xml:space="preserve">        </w:t>
                          </w:r>
                          <w:proofErr w:type="spellStart"/>
                          <w:r w:rsidRPr="00416722">
                            <w:t>double</w:t>
                          </w:r>
                          <w:proofErr w:type="spellEnd"/>
                          <w:r w:rsidRPr="00416722">
                            <w:t xml:space="preserve"> precio=0;</w:t>
                          </w:r>
                        </w:ins>
                      </w:p>
                      <w:p w14:paraId="35FAF97A" w14:textId="77777777" w:rsidR="00416722" w:rsidRPr="00416722" w:rsidRDefault="00416722" w:rsidP="00416722">
                        <w:pPr>
                          <w:pStyle w:val="Sinespaciado"/>
                          <w:rPr>
                            <w:ins w:id="127" w:author="Sofia Canteros" w:date="2025-12-01T16:36:00Z"/>
                          </w:rPr>
                          <w:pPrChange w:id="128" w:author="Sofia Canteros" w:date="2025-12-01T16:36:00Z">
                            <w:pPr/>
                          </w:pPrChange>
                        </w:pPr>
                        <w:ins w:id="129" w:author="Sofia Canteros" w:date="2025-12-01T16:36:00Z">
                          <w:r w:rsidRPr="00416722">
                            <w:t xml:space="preserve">        Butaca b=new Butaca(precio);</w:t>
                          </w:r>
                        </w:ins>
                      </w:p>
                      <w:p w14:paraId="784181F4" w14:textId="77777777" w:rsidR="00416722" w:rsidRPr="00416722" w:rsidRDefault="00416722" w:rsidP="00416722">
                        <w:pPr>
                          <w:pStyle w:val="Sinespaciado"/>
                          <w:rPr>
                            <w:ins w:id="130" w:author="Sofia Canteros" w:date="2025-12-01T16:36:00Z"/>
                          </w:rPr>
                          <w:pPrChange w:id="131" w:author="Sofia Canteros" w:date="2025-12-01T16:36:00Z">
                            <w:pPr/>
                          </w:pPrChange>
                        </w:pPr>
                        <w:ins w:id="132" w:author="Sofia Canteros" w:date="2025-12-01T16:36:00Z">
                          <w:r w:rsidRPr="00416722">
                            <w:t xml:space="preserve">        </w:t>
                          </w:r>
                        </w:ins>
                      </w:p>
                      <w:p w14:paraId="0423562B" w14:textId="77777777" w:rsidR="00416722" w:rsidRPr="00416722" w:rsidRDefault="00416722" w:rsidP="00416722">
                        <w:pPr>
                          <w:pStyle w:val="Sinespaciado"/>
                          <w:rPr>
                            <w:ins w:id="133" w:author="Sofia Canteros" w:date="2025-12-01T16:36:00Z"/>
                          </w:rPr>
                          <w:pPrChange w:id="134" w:author="Sofia Canteros" w:date="2025-12-01T16:36:00Z">
                            <w:pPr/>
                          </w:pPrChange>
                        </w:pPr>
                        <w:ins w:id="135" w:author="Sofia Canteros" w:date="2025-12-01T16:36:00Z">
                          <w:r w:rsidRPr="00416722">
                            <w:t xml:space="preserve">        // Obra con reserva</w:t>
                          </w:r>
                        </w:ins>
                      </w:p>
                      <w:p w14:paraId="5AAD7215" w14:textId="77777777" w:rsidR="00416722" w:rsidRPr="00416722" w:rsidRDefault="00416722" w:rsidP="00416722">
                        <w:pPr>
                          <w:pStyle w:val="Sinespaciado"/>
                          <w:rPr>
                            <w:ins w:id="136" w:author="Sofia Canteros" w:date="2025-12-01T16:36:00Z"/>
                          </w:rPr>
                          <w:pPrChange w:id="137" w:author="Sofia Canteros" w:date="2025-12-01T16:36:00Z">
                            <w:pPr/>
                          </w:pPrChange>
                        </w:pPr>
                        <w:ins w:id="138" w:author="Sofia Canteros" w:date="2025-12-01T16:36:00Z">
                          <w:r w:rsidRPr="00416722">
                            <w:t xml:space="preserve">        </w:t>
                          </w:r>
                          <w:proofErr w:type="spellStart"/>
                          <w:r w:rsidRPr="00416722">
                            <w:t>ObraConReserva</w:t>
                          </w:r>
                          <w:proofErr w:type="spellEnd"/>
                          <w:r w:rsidRPr="00416722">
                            <w:t xml:space="preserve"> obra2 = new </w:t>
                          </w:r>
                          <w:proofErr w:type="spellStart"/>
                          <w:proofErr w:type="gramStart"/>
                          <w:r w:rsidRPr="00416722">
                            <w:t>ObraConReserva</w:t>
                          </w:r>
                          <w:proofErr w:type="spellEnd"/>
                          <w:r w:rsidRPr="00416722">
                            <w:t>(</w:t>
                          </w:r>
                          <w:proofErr w:type="gramEnd"/>
                          <w:r w:rsidRPr="00416722">
                            <w:t>"Macbeth", "Ana Gómez", 8, 120,b);</w:t>
                          </w:r>
                        </w:ins>
                      </w:p>
                      <w:p w14:paraId="4AFE6DE3" w14:textId="77777777" w:rsidR="00416722" w:rsidRPr="00416722" w:rsidRDefault="00416722" w:rsidP="00416722">
                        <w:pPr>
                          <w:pStyle w:val="Sinespaciado"/>
                          <w:rPr>
                            <w:ins w:id="139" w:author="Sofia Canteros" w:date="2025-12-01T16:36:00Z"/>
                          </w:rPr>
                          <w:pPrChange w:id="140" w:author="Sofia Canteros" w:date="2025-12-01T16:36:00Z">
                            <w:pPr/>
                          </w:pPrChange>
                        </w:pPr>
                      </w:p>
                      <w:p w14:paraId="1DCA8AA3" w14:textId="77777777" w:rsidR="00416722" w:rsidRPr="00416722" w:rsidRDefault="00416722" w:rsidP="00416722">
                        <w:pPr>
                          <w:pStyle w:val="Sinespaciado"/>
                          <w:rPr>
                            <w:ins w:id="141" w:author="Sofia Canteros" w:date="2025-12-01T16:36:00Z"/>
                          </w:rPr>
                          <w:pPrChange w:id="142" w:author="Sofia Canteros" w:date="2025-12-01T16:36:00Z">
                            <w:pPr/>
                          </w:pPrChange>
                        </w:pPr>
                        <w:ins w:id="143" w:author="Sofia Canteros" w:date="2025-12-01T16:36:00Z">
                          <w:r w:rsidRPr="00416722">
                            <w:t xml:space="preserve">        // Ocupo algunas butacas al azar</w:t>
                          </w:r>
                        </w:ins>
                      </w:p>
                      <w:p w14:paraId="7E355BA3" w14:textId="77777777" w:rsidR="00416722" w:rsidRPr="00416722" w:rsidRDefault="00416722" w:rsidP="00416722">
                        <w:pPr>
                          <w:pStyle w:val="Sinespaciado"/>
                          <w:rPr>
                            <w:ins w:id="144" w:author="Sofia Canteros" w:date="2025-12-01T16:36:00Z"/>
                          </w:rPr>
                          <w:pPrChange w:id="145" w:author="Sofia Canteros" w:date="2025-12-01T16:36:00Z">
                            <w:pPr/>
                          </w:pPrChange>
                        </w:pPr>
                        <w:ins w:id="146" w:author="Sofia Canteros" w:date="2025-12-01T16:36:00Z">
                          <w:r w:rsidRPr="00416722">
                            <w:t xml:space="preserve">        for (</w:t>
                          </w:r>
                          <w:proofErr w:type="spellStart"/>
                          <w:r w:rsidRPr="00416722">
                            <w:t>int</w:t>
                          </w:r>
                          <w:proofErr w:type="spellEnd"/>
                          <w:r w:rsidRPr="00416722">
                            <w:t xml:space="preserve"> i = 0; i &lt; 10; i++) {</w:t>
                          </w:r>
                        </w:ins>
                      </w:p>
                      <w:p w14:paraId="600986E8" w14:textId="77777777" w:rsidR="00416722" w:rsidRDefault="00416722" w:rsidP="00416722">
                        <w:pPr>
                          <w:rPr>
                            <w:ins w:id="147" w:author="Sofia Canteros" w:date="2025-12-01T16:36:00Z"/>
                          </w:rPr>
                        </w:pPr>
                        <w:ins w:id="148" w:author="Sofia Canteros" w:date="2025-12-01T16:36:00Z">
                          <w:r>
                            <w:t xml:space="preserve">            if (</w:t>
                          </w:r>
                          <w:proofErr w:type="spellStart"/>
                          <w:r>
                            <w:t>GeneradorAleatorio.generarBoolean</w:t>
                          </w:r>
                          <w:proofErr w:type="spellEnd"/>
                          <w:r>
                            <w:t>()) {</w:t>
                          </w:r>
                        </w:ins>
                      </w:p>
                      <w:p w14:paraId="68895483" w14:textId="77777777" w:rsidR="00416722" w:rsidRDefault="00416722" w:rsidP="00416722">
                        <w:pPr>
                          <w:rPr>
                            <w:ins w:id="149" w:author="Sofia Canteros" w:date="2025-12-01T16:36:00Z"/>
                          </w:rPr>
                        </w:pPr>
                        <w:ins w:id="150" w:author="Sofia Canteros" w:date="2025-12-01T16:36:00Z">
                          <w:r>
                            <w:t xml:space="preserve">                obra2.ocuparButaca(i);</w:t>
                          </w:r>
                        </w:ins>
                      </w:p>
                      <w:p w14:paraId="777C0472" w14:textId="77777777" w:rsidR="00416722" w:rsidRDefault="00416722" w:rsidP="00416722">
                        <w:pPr>
                          <w:rPr>
                            <w:ins w:id="151" w:author="Sofia Canteros" w:date="2025-12-01T16:36:00Z"/>
                          </w:rPr>
                        </w:pPr>
                        <w:ins w:id="152" w:author="Sofia Canteros" w:date="2025-12-01T16:36:00Z">
                          <w:r>
                            <w:t xml:space="preserve">            }</w:t>
                          </w:r>
                        </w:ins>
                      </w:p>
                      <w:p w14:paraId="6BC387F7" w14:textId="77777777" w:rsidR="00416722" w:rsidRDefault="00416722" w:rsidP="00416722">
                        <w:pPr>
                          <w:rPr>
                            <w:ins w:id="153" w:author="Sofia Canteros" w:date="2025-12-01T16:36:00Z"/>
                          </w:rPr>
                        </w:pPr>
                        <w:ins w:id="154" w:author="Sofia Canteros" w:date="2025-12-01T16:36:00Z">
                          <w:r>
                            <w:t xml:space="preserve">        }</w:t>
                          </w:r>
                        </w:ins>
                      </w:p>
                      <w:p w14:paraId="474406FE" w14:textId="77777777" w:rsidR="00416722" w:rsidRDefault="00416722" w:rsidP="00416722">
                        <w:pPr>
                          <w:rPr>
                            <w:ins w:id="155" w:author="Sofia Canteros" w:date="2025-12-01T16:36:00Z"/>
                          </w:rPr>
                        </w:pPr>
                      </w:p>
                      <w:p w14:paraId="17CD0648" w14:textId="77777777" w:rsidR="00416722" w:rsidRDefault="00416722" w:rsidP="00416722">
                        <w:pPr>
                          <w:rPr>
                            <w:ins w:id="156" w:author="Sofia Canteros" w:date="2025-12-01T16:36:00Z"/>
                          </w:rPr>
                        </w:pPr>
                        <w:ins w:id="157" w:author="Sofia Canteros" w:date="2025-12-01T16:36:00Z">
                          <w:r>
                            <w:t xml:space="preserve">        </w:t>
                          </w:r>
                          <w:proofErr w:type="spellStart"/>
                          <w:r>
                            <w:t>System.out.println</w:t>
                          </w:r>
                          <w:proofErr w:type="spellEnd"/>
                          <w:r>
                            <w:t>(obra2);</w:t>
                          </w:r>
                        </w:ins>
                      </w:p>
                      <w:p w14:paraId="2F76C0FD" w14:textId="77777777" w:rsidR="00416722" w:rsidRDefault="00416722" w:rsidP="00416722">
                        <w:pPr>
                          <w:rPr>
                            <w:ins w:id="158" w:author="Sofia Canteros" w:date="2025-12-01T16:36:00Z"/>
                          </w:rPr>
                        </w:pPr>
                        <w:ins w:id="159" w:author="Sofia Canteros" w:date="2025-12-01T16:36:00Z">
                          <w:r>
                            <w:t xml:space="preserve">    }</w:t>
                          </w:r>
                        </w:ins>
                      </w:p>
                      <w:p w14:paraId="723E0AC8" w14:textId="79D672AA" w:rsidR="00E342E1" w:rsidRDefault="00416722" w:rsidP="00416722">
                        <w:ins w:id="160" w:author="Sofia Canteros" w:date="2025-12-01T16:36:00Z">
                          <w:r>
                            <w:t>}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81792" behindDoc="0" locked="0" layoutInCell="1" allowOverlap="1" wp14:anchorId="366B6DEA" wp14:editId="07019D39">
                  <wp:simplePos x="0" y="0"/>
                  <wp:positionH relativeFrom="column">
                    <wp:posOffset>-106045</wp:posOffset>
                  </wp:positionH>
                  <wp:positionV relativeFrom="paragraph">
                    <wp:posOffset>-89112</wp:posOffset>
                  </wp:positionV>
                  <wp:extent cx="3564467" cy="6705600"/>
                  <wp:effectExtent l="0" t="0" r="17145" b="19050"/>
                  <wp:wrapNone/>
                  <wp:docPr id="21" name="Cuadro de texto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564467" cy="6705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2C60F7D" w14:textId="77777777" w:rsidR="00E342E1" w:rsidRDefault="00E342E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366B6DEA" id="Cuadro de texto 21" o:spid="_x0000_s1044" type="#_x0000_t202" style="position:absolute;left:0;text-align:left;margin-left:-8.35pt;margin-top:-7pt;width:280.65pt;height:52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" fillcolor="white [3201]" strokeweight=".5pt">
                  <v:textbox>
                    <w:txbxContent>
                      <w:p w14:paraId="52C60F7D" w14:textId="77777777" w:rsidR="00E342E1" w:rsidRDefault="00E342E1"/>
                    </w:txbxContent>
                  </v:textbox>
                </v:shape>
              </w:pict>
            </mc:Fallback>
          </mc:AlternateContent>
        </w:r>
      </w:ins>
    </w:p>
    <w:p w14:paraId="1B191B1C" w14:textId="77777777" w:rsidR="00E342E1" w:rsidRDefault="00E342E1" w:rsidP="00416722">
      <w:pPr>
        <w:pStyle w:val="Sinespaciado"/>
        <w:rPr>
          <w:ins w:id="161" w:author="Sofia Canteros" w:date="2025-12-01T16:35:00Z"/>
        </w:rPr>
        <w:pPrChange w:id="162" w:author="Sofia Canteros" w:date="2025-12-01T16:36:00Z">
          <w:pPr/>
        </w:pPrChange>
      </w:pPr>
      <w:ins w:id="163" w:author="Sofia Canteros" w:date="2025-12-01T16:35:00Z">
        <w:r>
          <w:br w:type="page"/>
        </w:r>
      </w:ins>
    </w:p>
    <w:p w14:paraId="06C92510" w14:textId="77777777" w:rsidR="00127B40" w:rsidRPr="00127B40" w:rsidDel="00345D7B" w:rsidRDefault="00127B40" w:rsidP="00E342E1">
      <w:pPr>
        <w:ind w:firstLine="708"/>
        <w:rPr>
          <w:del w:id="164" w:author="Sofia Canteros" w:date="2025-12-01T16:33:00Z"/>
        </w:rPr>
        <w:pPrChange w:id="165" w:author="Sofia Canteros" w:date="2025-12-01T16:35:00Z">
          <w:pPr/>
        </w:pPrChange>
      </w:pPr>
    </w:p>
    <w:p w14:paraId="56E84887" w14:textId="61D01CF3" w:rsidR="00127B40" w:rsidDel="00345D7B" w:rsidRDefault="00127B40" w:rsidP="00127B40">
      <w:pPr>
        <w:rPr>
          <w:del w:id="166" w:author="Sofia Canteros" w:date="2025-12-01T16:33:00Z"/>
        </w:rPr>
      </w:pPr>
    </w:p>
    <w:p w14:paraId="51ECE4AE" w14:textId="69ADBBF3" w:rsidR="00127B40" w:rsidDel="00345D7B" w:rsidRDefault="00062FD4" w:rsidP="00127B40">
      <w:pPr>
        <w:rPr>
          <w:del w:id="167" w:author="Sofia Canteros" w:date="2025-12-01T16:34:00Z"/>
        </w:rPr>
      </w:pPr>
      <w:del w:id="168" w:author="Sofia Canteros" w:date="2025-12-01T16:33:00Z">
        <w:r w:rsidDel="004A69F8">
          <w:rPr>
            <w:noProof/>
          </w:rPr>
          <mc:AlternateContent>
            <mc:Choice Requires="wps">
              <w:drawing>
                <wp:anchor distT="0" distB="0" distL="114300" distR="114300" simplePos="0" relativeHeight="251683328" behindDoc="0" locked="0" layoutInCell="1" allowOverlap="1" wp14:anchorId="01AD5180" wp14:editId="6C93166C">
                  <wp:simplePos x="0" y="0"/>
                  <wp:positionH relativeFrom="column">
                    <wp:posOffset>37888</wp:posOffset>
                  </wp:positionH>
                  <wp:positionV relativeFrom="paragraph">
                    <wp:posOffset>-72178</wp:posOffset>
                  </wp:positionV>
                  <wp:extent cx="3522134" cy="6282055"/>
                  <wp:effectExtent l="0" t="0" r="21590" b="23495"/>
                  <wp:wrapNone/>
                  <wp:docPr id="19" name="Cuadro de texto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522134" cy="62820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208900" w14:textId="207F8CF5" w:rsidR="00127B40" w:rsidRPr="00E653E1" w:rsidDel="004A69F8" w:rsidRDefault="00127B40" w:rsidP="004A69F8">
                              <w:pPr>
                                <w:pStyle w:val="Sinespaciado"/>
                                <w:rPr>
                                  <w:del w:id="169" w:author="Sofia Canteros" w:date="2025-12-01T16:33:00Z"/>
                                  <w:sz w:val="20"/>
                                  <w:szCs w:val="20"/>
                                  <w:rPrChange w:id="170" w:author="Sofia Canteros" w:date="2025-12-01T14:47:00Z">
                                    <w:rPr>
                                      <w:del w:id="171" w:author="Sofia Canteros" w:date="2025-12-01T16:33:00Z"/>
                                    </w:rPr>
                                  </w:rPrChange>
                                </w:rPr>
                                <w:pPrChange w:id="172" w:author="Sofia Canteros" w:date="2025-12-01T16:33:00Z">
                                  <w:pPr/>
                                </w:pPrChange>
                              </w:pPr>
                              <w:del w:id="173" w:author="Sofia Canteros" w:date="2025-12-01T16:33:00Z">
                                <w:r w:rsidRPr="00E653E1" w:rsidDel="004A69F8">
                                  <w:rPr>
                                    <w:sz w:val="20"/>
                                    <w:szCs w:val="20"/>
                                    <w:rPrChange w:id="174" w:author="Sofia Canteros" w:date="2025-12-01T14:47:00Z">
                                      <w:rPr/>
                                    </w:rPrChange>
                                  </w:rPr>
                                  <w:delText>package ParcialObrateatro;</w:delText>
                                </w:r>
                              </w:del>
                            </w:p>
                            <w:p w14:paraId="7134AE1F" w14:textId="584F6174" w:rsidR="00127B40" w:rsidRPr="00E653E1" w:rsidDel="004A69F8" w:rsidRDefault="00127B40" w:rsidP="004A69F8">
                              <w:pPr>
                                <w:pStyle w:val="Sinespaciado"/>
                                <w:rPr>
                                  <w:del w:id="175" w:author="Sofia Canteros" w:date="2025-12-01T16:33:00Z"/>
                                  <w:sz w:val="20"/>
                                  <w:szCs w:val="20"/>
                                  <w:rPrChange w:id="176" w:author="Sofia Canteros" w:date="2025-12-01T14:47:00Z">
                                    <w:rPr>
                                      <w:del w:id="177" w:author="Sofia Canteros" w:date="2025-12-01T16:33:00Z"/>
                                    </w:rPr>
                                  </w:rPrChange>
                                </w:rPr>
                                <w:pPrChange w:id="178" w:author="Sofia Canteros" w:date="2025-12-01T16:33:00Z">
                                  <w:pPr/>
                                </w:pPrChange>
                              </w:pPr>
                            </w:p>
                            <w:p w14:paraId="0D08D579" w14:textId="42F712F6" w:rsidR="00127B40" w:rsidRPr="00E653E1" w:rsidDel="004A69F8" w:rsidRDefault="00127B40" w:rsidP="004A69F8">
                              <w:pPr>
                                <w:pStyle w:val="Sinespaciado"/>
                                <w:rPr>
                                  <w:del w:id="179" w:author="Sofia Canteros" w:date="2025-12-01T16:33:00Z"/>
                                  <w:sz w:val="20"/>
                                  <w:szCs w:val="20"/>
                                  <w:rPrChange w:id="180" w:author="Sofia Canteros" w:date="2025-12-01T14:47:00Z">
                                    <w:rPr>
                                      <w:del w:id="181" w:author="Sofia Canteros" w:date="2025-12-01T16:33:00Z"/>
                                    </w:rPr>
                                  </w:rPrChange>
                                </w:rPr>
                                <w:pPrChange w:id="182" w:author="Sofia Canteros" w:date="2025-12-01T16:33:00Z">
                                  <w:pPr/>
                                </w:pPrChange>
                              </w:pPr>
                              <w:del w:id="183" w:author="Sofia Canteros" w:date="2025-12-01T16:33:00Z">
                                <w:r w:rsidRPr="00062FD4" w:rsidDel="004A69F8">
                                  <w:rPr>
                                    <w:b/>
                                    <w:bCs/>
                                    <w:sz w:val="20"/>
                                    <w:szCs w:val="20"/>
                                    <w:rPrChange w:id="184" w:author="Sofia Canteros" w:date="2025-12-01T14:48:00Z">
                                      <w:rPr/>
                                    </w:rPrChange>
                                  </w:rPr>
                                  <w:delText>public class ObraSinReserva extends Obra</w:delText>
                                </w:r>
                                <w:r w:rsidRPr="00E653E1" w:rsidDel="004A69F8">
                                  <w:rPr>
                                    <w:sz w:val="20"/>
                                    <w:szCs w:val="20"/>
                                    <w:rPrChange w:id="185" w:author="Sofia Canteros" w:date="2025-12-01T14:47:00Z">
                                      <w:rPr/>
                                    </w:rPrChange>
                                  </w:rPr>
                                  <w:delText xml:space="preserve"> {</w:delText>
                                </w:r>
                              </w:del>
                            </w:p>
                            <w:p w14:paraId="26F24053" w14:textId="35B2CAE8" w:rsidR="00127B40" w:rsidRPr="00E653E1" w:rsidDel="004A69F8" w:rsidRDefault="00127B40" w:rsidP="004A69F8">
                              <w:pPr>
                                <w:pStyle w:val="Sinespaciado"/>
                                <w:rPr>
                                  <w:del w:id="186" w:author="Sofia Canteros" w:date="2025-12-01T16:33:00Z"/>
                                  <w:sz w:val="20"/>
                                  <w:szCs w:val="20"/>
                                  <w:rPrChange w:id="187" w:author="Sofia Canteros" w:date="2025-12-01T14:47:00Z">
                                    <w:rPr>
                                      <w:del w:id="188" w:author="Sofia Canteros" w:date="2025-12-01T16:33:00Z"/>
                                    </w:rPr>
                                  </w:rPrChange>
                                </w:rPr>
                                <w:pPrChange w:id="189" w:author="Sofia Canteros" w:date="2025-12-01T16:33:00Z">
                                  <w:pPr/>
                                </w:pPrChange>
                              </w:pPr>
                              <w:del w:id="190" w:author="Sofia Canteros" w:date="2025-12-01T16:33:00Z">
                                <w:r w:rsidRPr="00E653E1" w:rsidDel="004A69F8">
                                  <w:rPr>
                                    <w:sz w:val="20"/>
                                    <w:szCs w:val="20"/>
                                    <w:rPrChange w:id="191" w:author="Sofia Canteros" w:date="2025-12-01T14:47:00Z">
                                      <w:rPr/>
                                    </w:rPrChange>
                                  </w:rPr>
                                  <w:delText xml:space="preserve">    private int cantEntradas;</w:delText>
                                </w:r>
                              </w:del>
                            </w:p>
                            <w:p w14:paraId="369A80ED" w14:textId="271EF22F" w:rsidR="00127B40" w:rsidRPr="00E653E1" w:rsidDel="004A69F8" w:rsidRDefault="00127B40" w:rsidP="004A69F8">
                              <w:pPr>
                                <w:pStyle w:val="Sinespaciado"/>
                                <w:rPr>
                                  <w:del w:id="192" w:author="Sofia Canteros" w:date="2025-12-01T16:33:00Z"/>
                                  <w:sz w:val="20"/>
                                  <w:szCs w:val="20"/>
                                  <w:rPrChange w:id="193" w:author="Sofia Canteros" w:date="2025-12-01T14:47:00Z">
                                    <w:rPr>
                                      <w:del w:id="194" w:author="Sofia Canteros" w:date="2025-12-01T16:33:00Z"/>
                                    </w:rPr>
                                  </w:rPrChange>
                                </w:rPr>
                                <w:pPrChange w:id="195" w:author="Sofia Canteros" w:date="2025-12-01T16:33:00Z">
                                  <w:pPr/>
                                </w:pPrChange>
                              </w:pPr>
                              <w:del w:id="196" w:author="Sofia Canteros" w:date="2025-12-01T16:33:00Z">
                                <w:r w:rsidRPr="00E653E1" w:rsidDel="004A69F8">
                                  <w:rPr>
                                    <w:sz w:val="20"/>
                                    <w:szCs w:val="20"/>
                                    <w:rPrChange w:id="197" w:author="Sofia Canteros" w:date="2025-12-01T14:47:00Z">
                                      <w:rPr/>
                                    </w:rPrChange>
                                  </w:rPr>
                                  <w:delText xml:space="preserve">    private double precio;</w:delText>
                                </w:r>
                              </w:del>
                            </w:p>
                            <w:p w14:paraId="6050D698" w14:textId="693DCEFC" w:rsidR="00127B40" w:rsidRPr="00E653E1" w:rsidDel="004A69F8" w:rsidRDefault="00127B40" w:rsidP="004A69F8">
                              <w:pPr>
                                <w:pStyle w:val="Sinespaciado"/>
                                <w:rPr>
                                  <w:del w:id="198" w:author="Sofia Canteros" w:date="2025-12-01T16:33:00Z"/>
                                  <w:sz w:val="20"/>
                                  <w:szCs w:val="20"/>
                                  <w:rPrChange w:id="199" w:author="Sofia Canteros" w:date="2025-12-01T14:47:00Z">
                                    <w:rPr>
                                      <w:del w:id="200" w:author="Sofia Canteros" w:date="2025-12-01T16:33:00Z"/>
                                    </w:rPr>
                                  </w:rPrChange>
                                </w:rPr>
                                <w:pPrChange w:id="201" w:author="Sofia Canteros" w:date="2025-12-01T16:33:00Z">
                                  <w:pPr/>
                                </w:pPrChange>
                              </w:pPr>
                            </w:p>
                            <w:p w14:paraId="18455E89" w14:textId="033A988E" w:rsidR="00127B40" w:rsidRPr="00E653E1" w:rsidDel="004A69F8" w:rsidRDefault="00127B40" w:rsidP="004A69F8">
                              <w:pPr>
                                <w:pStyle w:val="Sinespaciado"/>
                                <w:rPr>
                                  <w:del w:id="202" w:author="Sofia Canteros" w:date="2025-12-01T16:33:00Z"/>
                                  <w:sz w:val="20"/>
                                  <w:szCs w:val="20"/>
                                  <w:rPrChange w:id="203" w:author="Sofia Canteros" w:date="2025-12-01T14:47:00Z">
                                    <w:rPr>
                                      <w:del w:id="204" w:author="Sofia Canteros" w:date="2025-12-01T16:33:00Z"/>
                                    </w:rPr>
                                  </w:rPrChange>
                                </w:rPr>
                                <w:pPrChange w:id="205" w:author="Sofia Canteros" w:date="2025-12-01T16:33:00Z">
                                  <w:pPr/>
                                </w:pPrChange>
                              </w:pPr>
                              <w:del w:id="206" w:author="Sofia Canteros" w:date="2025-12-01T16:33:00Z">
                                <w:r w:rsidRPr="00E653E1" w:rsidDel="004A69F8">
                                  <w:rPr>
                                    <w:sz w:val="20"/>
                                    <w:szCs w:val="20"/>
                                    <w:rPrChange w:id="207" w:author="Sofia Canteros" w:date="2025-12-01T14:47:00Z">
                                      <w:rPr/>
                                    </w:rPrChange>
                                  </w:rPr>
                                  <w:delText xml:space="preserve">    public ObraSinReserva(int cantEntradas, double precio, String nombre, String nombreDirector, int cantActores, int capacidadMax) {</w:delText>
                                </w:r>
                              </w:del>
                            </w:p>
                            <w:p w14:paraId="38487507" w14:textId="79FB2E7D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08" w:author="Sofia Canteros" w:date="2025-12-01T16:33:00Z"/>
                                </w:rPr>
                                <w:pPrChange w:id="209" w:author="Sofia Canteros" w:date="2025-12-01T16:34:00Z">
                                  <w:pPr/>
                                </w:pPrChange>
                              </w:pPr>
                              <w:del w:id="210" w:author="Sofia Canteros" w:date="2025-12-01T16:33:00Z">
                                <w:r w:rsidRPr="00345D7B" w:rsidDel="004A69F8">
                                  <w:delText xml:space="preserve">        super(nombre, nombreDirector, cantActores, capacidadMax);</w:delText>
                                </w:r>
                              </w:del>
                            </w:p>
                            <w:p w14:paraId="4EBE5D6A" w14:textId="34336660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11" w:author="Sofia Canteros" w:date="2025-12-01T16:33:00Z"/>
                                </w:rPr>
                                <w:pPrChange w:id="212" w:author="Sofia Canteros" w:date="2025-12-01T16:34:00Z">
                                  <w:pPr/>
                                </w:pPrChange>
                              </w:pPr>
                              <w:del w:id="213" w:author="Sofia Canteros" w:date="2025-12-01T16:33:00Z">
                                <w:r w:rsidRPr="00345D7B" w:rsidDel="004A69F8">
                                  <w:delText xml:space="preserve">        this.cantEntradas = cantEntradas;</w:delText>
                                </w:r>
                              </w:del>
                            </w:p>
                            <w:p w14:paraId="78129D78" w14:textId="32EB501C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14" w:author="Sofia Canteros" w:date="2025-12-01T16:33:00Z"/>
                                </w:rPr>
                                <w:pPrChange w:id="215" w:author="Sofia Canteros" w:date="2025-12-01T16:34:00Z">
                                  <w:pPr/>
                                </w:pPrChange>
                              </w:pPr>
                              <w:del w:id="216" w:author="Sofia Canteros" w:date="2025-12-01T16:33:00Z">
                                <w:r w:rsidRPr="00345D7B" w:rsidDel="004A69F8">
                                  <w:delText xml:space="preserve">        this.precio = precio;</w:delText>
                                </w:r>
                              </w:del>
                            </w:p>
                            <w:p w14:paraId="7D300F5C" w14:textId="086D16D8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17" w:author="Sofia Canteros" w:date="2025-12-01T16:33:00Z"/>
                                </w:rPr>
                                <w:pPrChange w:id="218" w:author="Sofia Canteros" w:date="2025-12-01T16:34:00Z">
                                  <w:pPr/>
                                </w:pPrChange>
                              </w:pPr>
                              <w:del w:id="219" w:author="Sofia Canteros" w:date="2025-12-01T16:33:00Z">
                                <w:r w:rsidRPr="00345D7B" w:rsidDel="004A69F8">
                                  <w:delText xml:space="preserve">                </w:delText>
                                </w:r>
                              </w:del>
                            </w:p>
                            <w:p w14:paraId="37CA258C" w14:textId="5C1219AF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20" w:author="Sofia Canteros" w:date="2025-12-01T16:33:00Z"/>
                                </w:rPr>
                                <w:pPrChange w:id="221" w:author="Sofia Canteros" w:date="2025-12-01T16:34:00Z">
                                  <w:pPr/>
                                </w:pPrChange>
                              </w:pPr>
                              <w:del w:id="222" w:author="Sofia Canteros" w:date="2025-12-01T16:33:00Z">
                                <w:r w:rsidRPr="00345D7B" w:rsidDel="004A69F8">
                                  <w:delText xml:space="preserve">    }</w:delText>
                                </w:r>
                              </w:del>
                            </w:p>
                            <w:p w14:paraId="610F3FB4" w14:textId="3D7037C6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23" w:author="Sofia Canteros" w:date="2025-12-01T16:33:00Z"/>
                                </w:rPr>
                                <w:pPrChange w:id="224" w:author="Sofia Canteros" w:date="2025-12-01T16:34:00Z">
                                  <w:pPr/>
                                </w:pPrChange>
                              </w:pPr>
                            </w:p>
                            <w:p w14:paraId="210BC00C" w14:textId="151881AC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25" w:author="Sofia Canteros" w:date="2025-12-01T16:33:00Z"/>
                                </w:rPr>
                                <w:pPrChange w:id="226" w:author="Sofia Canteros" w:date="2025-12-01T16:34:00Z">
                                  <w:pPr/>
                                </w:pPrChange>
                              </w:pPr>
                              <w:del w:id="227" w:author="Sofia Canteros" w:date="2025-12-01T16:33:00Z">
                                <w:r w:rsidRPr="00345D7B" w:rsidDel="004A69F8">
                                  <w:delText xml:space="preserve">    public void setCantEntradas() {</w:delText>
                                </w:r>
                              </w:del>
                            </w:p>
                            <w:p w14:paraId="5AD3562A" w14:textId="683355AF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28" w:author="Sofia Canteros" w:date="2025-12-01T16:33:00Z"/>
                                </w:rPr>
                                <w:pPrChange w:id="229" w:author="Sofia Canteros" w:date="2025-12-01T16:34:00Z">
                                  <w:pPr/>
                                </w:pPrChange>
                              </w:pPr>
                              <w:del w:id="230" w:author="Sofia Canteros" w:date="2025-12-01T16:33:00Z">
                                <w:r w:rsidRPr="00345D7B" w:rsidDel="004A69F8">
                                  <w:delText xml:space="preserve">        this.cantEntradas = 0;</w:delText>
                                </w:r>
                              </w:del>
                            </w:p>
                            <w:p w14:paraId="789D5FDF" w14:textId="146B0F3E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31" w:author="Sofia Canteros" w:date="2025-12-01T16:33:00Z"/>
                                </w:rPr>
                                <w:pPrChange w:id="232" w:author="Sofia Canteros" w:date="2025-12-01T16:34:00Z">
                                  <w:pPr/>
                                </w:pPrChange>
                              </w:pPr>
                              <w:del w:id="233" w:author="Sofia Canteros" w:date="2025-12-01T16:33:00Z">
                                <w:r w:rsidRPr="00345D7B" w:rsidDel="004A69F8">
                                  <w:delText xml:space="preserve">    }</w:delText>
                                </w:r>
                              </w:del>
                            </w:p>
                            <w:p w14:paraId="4873ED51" w14:textId="6A3469E1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34" w:author="Sofia Canteros" w:date="2025-12-01T16:33:00Z"/>
                                </w:rPr>
                                <w:pPrChange w:id="235" w:author="Sofia Canteros" w:date="2025-12-01T16:34:00Z">
                                  <w:pPr/>
                                </w:pPrChange>
                              </w:pPr>
                              <w:del w:id="236" w:author="Sofia Canteros" w:date="2025-12-01T16:33:00Z">
                                <w:r w:rsidRPr="00345D7B" w:rsidDel="004A69F8">
                                  <w:delText xml:space="preserve">    </w:delText>
                                </w:r>
                              </w:del>
                            </w:p>
                            <w:p w14:paraId="22640748" w14:textId="77CECAF4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37" w:author="Sofia Canteros" w:date="2025-12-01T16:33:00Z"/>
                                </w:rPr>
                                <w:pPrChange w:id="238" w:author="Sofia Canteros" w:date="2025-12-01T16:34:00Z">
                                  <w:pPr/>
                                </w:pPrChange>
                              </w:pPr>
                              <w:del w:id="239" w:author="Sofia Canteros" w:date="2025-12-01T16:33:00Z">
                                <w:r w:rsidRPr="00345D7B" w:rsidDel="004A69F8">
                                  <w:delText xml:space="preserve">    public void vaciarObra(){</w:delText>
                                </w:r>
                              </w:del>
                            </w:p>
                            <w:p w14:paraId="72781A3D" w14:textId="534CFA43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40" w:author="Sofia Canteros" w:date="2025-12-01T16:33:00Z"/>
                                </w:rPr>
                                <w:pPrChange w:id="241" w:author="Sofia Canteros" w:date="2025-12-01T16:34:00Z">
                                  <w:pPr/>
                                </w:pPrChange>
                              </w:pPr>
                              <w:del w:id="242" w:author="Sofia Canteros" w:date="2025-12-01T16:33:00Z">
                                <w:r w:rsidRPr="00345D7B" w:rsidDel="004A69F8">
                                  <w:delText xml:space="preserve">         setCantEntradas();</w:delText>
                                </w:r>
                              </w:del>
                            </w:p>
                            <w:p w14:paraId="04938223" w14:textId="4B29AD7D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43" w:author="Sofia Canteros" w:date="2025-12-01T16:33:00Z"/>
                                </w:rPr>
                                <w:pPrChange w:id="244" w:author="Sofia Canteros" w:date="2025-12-01T16:34:00Z">
                                  <w:pPr/>
                                </w:pPrChange>
                              </w:pPr>
                              <w:del w:id="245" w:author="Sofia Canteros" w:date="2025-12-01T16:33:00Z">
                                <w:r w:rsidRPr="00345D7B" w:rsidDel="004A69F8">
                                  <w:delText xml:space="preserve">    }</w:delText>
                                </w:r>
                              </w:del>
                            </w:p>
                            <w:p w14:paraId="29F42274" w14:textId="18F16363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46" w:author="Sofia Canteros" w:date="2025-12-01T16:33:00Z"/>
                                </w:rPr>
                                <w:pPrChange w:id="247" w:author="Sofia Canteros" w:date="2025-12-01T16:34:00Z">
                                  <w:pPr/>
                                </w:pPrChange>
                              </w:pPr>
                            </w:p>
                            <w:p w14:paraId="15DA764A" w14:textId="7F7E91AC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48" w:author="Sofia Canteros" w:date="2025-12-01T16:33:00Z"/>
                                </w:rPr>
                                <w:pPrChange w:id="249" w:author="Sofia Canteros" w:date="2025-12-01T16:34:00Z">
                                  <w:pPr/>
                                </w:pPrChange>
                              </w:pPr>
                              <w:del w:id="250" w:author="Sofia Canteros" w:date="2025-12-01T16:33:00Z">
                                <w:r w:rsidRPr="00345D7B" w:rsidDel="004A69F8">
                                  <w:delText xml:space="preserve">    public int getCantEntradas() {</w:delText>
                                </w:r>
                              </w:del>
                            </w:p>
                            <w:p w14:paraId="78F8A68F" w14:textId="35A762FB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51" w:author="Sofia Canteros" w:date="2025-12-01T16:33:00Z"/>
                                </w:rPr>
                                <w:pPrChange w:id="252" w:author="Sofia Canteros" w:date="2025-12-01T16:34:00Z">
                                  <w:pPr/>
                                </w:pPrChange>
                              </w:pPr>
                              <w:del w:id="253" w:author="Sofia Canteros" w:date="2025-12-01T16:33:00Z">
                                <w:r w:rsidRPr="00345D7B" w:rsidDel="004A69F8">
                                  <w:delText xml:space="preserve">        return cantEntradas;</w:delText>
                                </w:r>
                              </w:del>
                            </w:p>
                            <w:p w14:paraId="761AA632" w14:textId="718CF572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54" w:author="Sofia Canteros" w:date="2025-12-01T16:33:00Z"/>
                                </w:rPr>
                                <w:pPrChange w:id="255" w:author="Sofia Canteros" w:date="2025-12-01T16:34:00Z">
                                  <w:pPr/>
                                </w:pPrChange>
                              </w:pPr>
                              <w:del w:id="256" w:author="Sofia Canteros" w:date="2025-12-01T16:33:00Z">
                                <w:r w:rsidRPr="00345D7B" w:rsidDel="004A69F8">
                                  <w:delText xml:space="preserve">    }</w:delText>
                                </w:r>
                              </w:del>
                            </w:p>
                            <w:p w14:paraId="7766BBE1" w14:textId="47B11471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57" w:author="Sofia Canteros" w:date="2025-12-01T16:33:00Z"/>
                                </w:rPr>
                                <w:pPrChange w:id="258" w:author="Sofia Canteros" w:date="2025-12-01T16:34:00Z">
                                  <w:pPr/>
                                </w:pPrChange>
                              </w:pPr>
                            </w:p>
                            <w:p w14:paraId="3B42A059" w14:textId="6F6A20F8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59" w:author="Sofia Canteros" w:date="2025-12-01T16:33:00Z"/>
                                </w:rPr>
                                <w:pPrChange w:id="260" w:author="Sofia Canteros" w:date="2025-12-01T16:34:00Z">
                                  <w:pPr/>
                                </w:pPrChange>
                              </w:pPr>
                              <w:del w:id="261" w:author="Sofia Canteros" w:date="2025-12-01T16:33:00Z">
                                <w:r w:rsidRPr="00345D7B" w:rsidDel="004A69F8">
                                  <w:delText xml:space="preserve">    public double getPrecio() {</w:delText>
                                </w:r>
                              </w:del>
                            </w:p>
                            <w:p w14:paraId="060E48AF" w14:textId="557FB5D7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62" w:author="Sofia Canteros" w:date="2025-12-01T16:33:00Z"/>
                                </w:rPr>
                                <w:pPrChange w:id="263" w:author="Sofia Canteros" w:date="2025-12-01T16:34:00Z">
                                  <w:pPr/>
                                </w:pPrChange>
                              </w:pPr>
                              <w:del w:id="264" w:author="Sofia Canteros" w:date="2025-12-01T16:33:00Z">
                                <w:r w:rsidRPr="00345D7B" w:rsidDel="004A69F8">
                                  <w:delText xml:space="preserve">        return precio;</w:delText>
                                </w:r>
                              </w:del>
                            </w:p>
                            <w:p w14:paraId="6D070696" w14:textId="1F6FDABD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65" w:author="Sofia Canteros" w:date="2025-12-01T16:33:00Z"/>
                                </w:rPr>
                                <w:pPrChange w:id="266" w:author="Sofia Canteros" w:date="2025-12-01T16:34:00Z">
                                  <w:pPr/>
                                </w:pPrChange>
                              </w:pPr>
                              <w:del w:id="267" w:author="Sofia Canteros" w:date="2025-12-01T16:33:00Z">
                                <w:r w:rsidRPr="00345D7B" w:rsidDel="004A69F8">
                                  <w:delText xml:space="preserve">    }</w:delText>
                                </w:r>
                              </w:del>
                            </w:p>
                            <w:p w14:paraId="41949E5B" w14:textId="21275223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68" w:author="Sofia Canteros" w:date="2025-12-01T16:33:00Z"/>
                                </w:rPr>
                                <w:pPrChange w:id="269" w:author="Sofia Canteros" w:date="2025-12-01T16:34:00Z">
                                  <w:pPr/>
                                </w:pPrChange>
                              </w:pPr>
                              <w:del w:id="270" w:author="Sofia Canteros" w:date="2025-12-01T16:33:00Z">
                                <w:r w:rsidRPr="00345D7B" w:rsidDel="004A69F8">
                                  <w:delText xml:space="preserve">    </w:delText>
                                </w:r>
                              </w:del>
                            </w:p>
                            <w:p w14:paraId="7D8BD841" w14:textId="7C86DB82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71" w:author="Sofia Canteros" w:date="2025-12-01T16:33:00Z"/>
                                </w:rPr>
                                <w:pPrChange w:id="272" w:author="Sofia Canteros" w:date="2025-12-01T16:34:00Z">
                                  <w:pPr/>
                                </w:pPrChange>
                              </w:pPr>
                              <w:del w:id="273" w:author="Sofia Canteros" w:date="2025-12-01T16:33:00Z">
                                <w:r w:rsidRPr="00345D7B" w:rsidDel="004A69F8">
                                  <w:delText xml:space="preserve">    </w:delText>
                                </w:r>
                              </w:del>
                            </w:p>
                            <w:p w14:paraId="78F43596" w14:textId="5C9FFF6A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74" w:author="Sofia Canteros" w:date="2025-12-01T16:33:00Z"/>
                                </w:rPr>
                                <w:pPrChange w:id="275" w:author="Sofia Canteros" w:date="2025-12-01T16:34:00Z">
                                  <w:pPr/>
                                </w:pPrChange>
                              </w:pPr>
                              <w:del w:id="276" w:author="Sofia Canteros" w:date="2025-12-01T16:33:00Z">
                                <w:r w:rsidRPr="00345D7B" w:rsidDel="004A69F8">
                                  <w:delText xml:space="preserve">    public double calcularRecaudacion(){</w:delText>
                                </w:r>
                              </w:del>
                            </w:p>
                            <w:p w14:paraId="4BB8C4FC" w14:textId="011662A6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77" w:author="Sofia Canteros" w:date="2025-12-01T16:33:00Z"/>
                                </w:rPr>
                                <w:pPrChange w:id="278" w:author="Sofia Canteros" w:date="2025-12-01T16:34:00Z">
                                  <w:pPr/>
                                </w:pPrChange>
                              </w:pPr>
                              <w:del w:id="279" w:author="Sofia Canteros" w:date="2025-12-01T16:33:00Z">
                                <w:r w:rsidRPr="00345D7B" w:rsidDel="004A69F8">
                                  <w:delText xml:space="preserve">        double total= (getCantEntradas() * getPrecio());</w:delText>
                                </w:r>
                              </w:del>
                            </w:p>
                            <w:p w14:paraId="0A69DD61" w14:textId="52D32550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80" w:author="Sofia Canteros" w:date="2025-12-01T16:33:00Z"/>
                                </w:rPr>
                                <w:pPrChange w:id="281" w:author="Sofia Canteros" w:date="2025-12-01T16:34:00Z">
                                  <w:pPr/>
                                </w:pPrChange>
                              </w:pPr>
                              <w:del w:id="282" w:author="Sofia Canteros" w:date="2025-12-01T16:33:00Z">
                                <w:r w:rsidRPr="00345D7B" w:rsidDel="004A69F8">
                                  <w:delText xml:space="preserve">        return total;</w:delText>
                                </w:r>
                              </w:del>
                            </w:p>
                            <w:p w14:paraId="1A5E7FF2" w14:textId="094B51F2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83" w:author="Sofia Canteros" w:date="2025-12-01T16:33:00Z"/>
                                </w:rPr>
                                <w:pPrChange w:id="284" w:author="Sofia Canteros" w:date="2025-12-01T16:34:00Z">
                                  <w:pPr/>
                                </w:pPrChange>
                              </w:pPr>
                              <w:del w:id="285" w:author="Sofia Canteros" w:date="2025-12-01T16:33:00Z">
                                <w:r w:rsidRPr="00345D7B" w:rsidDel="004A69F8">
                                  <w:delText xml:space="preserve">    }</w:delText>
                                </w:r>
                              </w:del>
                            </w:p>
                            <w:p w14:paraId="365F391C" w14:textId="299374BA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86" w:author="Sofia Canteros" w:date="2025-12-01T16:33:00Z"/>
                                </w:rPr>
                                <w:pPrChange w:id="287" w:author="Sofia Canteros" w:date="2025-12-01T16:34:00Z">
                                  <w:pPr/>
                                </w:pPrChange>
                              </w:pPr>
                              <w:del w:id="288" w:author="Sofia Canteros" w:date="2025-12-01T16:33:00Z">
                                <w:r w:rsidRPr="00345D7B" w:rsidDel="004A69F8">
                                  <w:delText xml:space="preserve">    </w:delText>
                                </w:r>
                              </w:del>
                            </w:p>
                            <w:p w14:paraId="7E1ECAF9" w14:textId="18F1C5CF" w:rsidR="00127B40" w:rsidRPr="00345D7B" w:rsidDel="004A69F8" w:rsidRDefault="00127B40" w:rsidP="00345D7B">
                              <w:pPr>
                                <w:pStyle w:val="Sinespaciado"/>
                                <w:rPr>
                                  <w:del w:id="289" w:author="Sofia Canteros" w:date="2025-12-01T16:33:00Z"/>
                                </w:rPr>
                                <w:pPrChange w:id="290" w:author="Sofia Canteros" w:date="2025-12-01T16:34:00Z">
                                  <w:pPr/>
                                </w:pPrChange>
                              </w:pPr>
                              <w:del w:id="291" w:author="Sofia Canteros" w:date="2025-12-01T16:33:00Z">
                                <w:r w:rsidRPr="00345D7B" w:rsidDel="004A69F8">
                                  <w:delText>}</w:delText>
                                </w:r>
                              </w:del>
                            </w:p>
                            <w:p w14:paraId="133B1A05" w14:textId="427B6273" w:rsidR="00127B40" w:rsidRPr="00E653E1" w:rsidRDefault="00127B40" w:rsidP="004A69F8">
                              <w:pPr>
                                <w:pStyle w:val="Sinespaciado"/>
                                <w:rPr>
                                  <w:sz w:val="20"/>
                                  <w:szCs w:val="20"/>
                                  <w:rPrChange w:id="292" w:author="Sofia Canteros" w:date="2025-12-01T14:47:00Z">
                                    <w:rPr/>
                                  </w:rPrChange>
                                </w:rPr>
                                <w:pPrChange w:id="293" w:author="Sofia Canteros" w:date="2025-12-01T16:33:00Z">
                                  <w:pPr/>
                                </w:pPrChange>
                              </w:pPr>
                              <w:del w:id="294" w:author="Sofia Canteros" w:date="2025-12-01T16:33:00Z">
                                <w:r w:rsidRPr="00E653E1" w:rsidDel="004A69F8">
                                  <w:rPr>
                                    <w:sz w:val="20"/>
                                    <w:szCs w:val="20"/>
                                    <w:rPrChange w:id="295" w:author="Sofia Canteros" w:date="2025-12-01T14:47:00Z">
                                      <w:rPr/>
                                    </w:rPrChange>
                                  </w:rPr>
                                  <w:delText xml:space="preserve">    </w:delText>
                                </w:r>
                              </w:del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1AD5180" id="Cuadro de texto 19" o:spid="_x0000_s1045" type="#_x0000_t202" style="position:absolute;margin-left:3pt;margin-top:-5.7pt;width:277.35pt;height:494.6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" fillcolor="white [3201]" strokeweight=".5pt">
                  <v:textbox>
                    <w:txbxContent>
                      <w:p w14:paraId="6E208900" w14:textId="207F8CF5" w:rsidR="00127B40" w:rsidRPr="00E653E1" w:rsidDel="004A69F8" w:rsidRDefault="00127B40" w:rsidP="004A69F8">
                        <w:pPr>
                          <w:pStyle w:val="Sinespaciado"/>
                          <w:rPr>
                            <w:del w:id="296" w:author="Sofia Canteros" w:date="2025-12-01T16:33:00Z"/>
                            <w:sz w:val="20"/>
                            <w:szCs w:val="20"/>
                            <w:rPrChange w:id="297" w:author="Sofia Canteros" w:date="2025-12-01T14:47:00Z">
                              <w:rPr>
                                <w:del w:id="298" w:author="Sofia Canteros" w:date="2025-12-01T16:33:00Z"/>
                              </w:rPr>
                            </w:rPrChange>
                          </w:rPr>
                          <w:pPrChange w:id="299" w:author="Sofia Canteros" w:date="2025-12-01T16:33:00Z">
                            <w:pPr/>
                          </w:pPrChange>
                        </w:pPr>
                        <w:del w:id="300" w:author="Sofia Canteros" w:date="2025-12-01T16:33:00Z">
                          <w:r w:rsidRPr="00E653E1" w:rsidDel="004A69F8">
                            <w:rPr>
                              <w:sz w:val="20"/>
                              <w:szCs w:val="20"/>
                              <w:rPrChange w:id="301" w:author="Sofia Canteros" w:date="2025-12-01T14:47:00Z">
                                <w:rPr/>
                              </w:rPrChange>
                            </w:rPr>
                            <w:delText>package ParcialObrateatro;</w:delText>
                          </w:r>
                        </w:del>
                      </w:p>
                      <w:p w14:paraId="7134AE1F" w14:textId="584F6174" w:rsidR="00127B40" w:rsidRPr="00E653E1" w:rsidDel="004A69F8" w:rsidRDefault="00127B40" w:rsidP="004A69F8">
                        <w:pPr>
                          <w:pStyle w:val="Sinespaciado"/>
                          <w:rPr>
                            <w:del w:id="302" w:author="Sofia Canteros" w:date="2025-12-01T16:33:00Z"/>
                            <w:sz w:val="20"/>
                            <w:szCs w:val="20"/>
                            <w:rPrChange w:id="303" w:author="Sofia Canteros" w:date="2025-12-01T14:47:00Z">
                              <w:rPr>
                                <w:del w:id="304" w:author="Sofia Canteros" w:date="2025-12-01T16:33:00Z"/>
                              </w:rPr>
                            </w:rPrChange>
                          </w:rPr>
                          <w:pPrChange w:id="305" w:author="Sofia Canteros" w:date="2025-12-01T16:33:00Z">
                            <w:pPr/>
                          </w:pPrChange>
                        </w:pPr>
                      </w:p>
                      <w:p w14:paraId="0D08D579" w14:textId="42F712F6" w:rsidR="00127B40" w:rsidRPr="00E653E1" w:rsidDel="004A69F8" w:rsidRDefault="00127B40" w:rsidP="004A69F8">
                        <w:pPr>
                          <w:pStyle w:val="Sinespaciado"/>
                          <w:rPr>
                            <w:del w:id="306" w:author="Sofia Canteros" w:date="2025-12-01T16:33:00Z"/>
                            <w:sz w:val="20"/>
                            <w:szCs w:val="20"/>
                            <w:rPrChange w:id="307" w:author="Sofia Canteros" w:date="2025-12-01T14:47:00Z">
                              <w:rPr>
                                <w:del w:id="308" w:author="Sofia Canteros" w:date="2025-12-01T16:33:00Z"/>
                              </w:rPr>
                            </w:rPrChange>
                          </w:rPr>
                          <w:pPrChange w:id="309" w:author="Sofia Canteros" w:date="2025-12-01T16:33:00Z">
                            <w:pPr/>
                          </w:pPrChange>
                        </w:pPr>
                        <w:del w:id="310" w:author="Sofia Canteros" w:date="2025-12-01T16:33:00Z">
                          <w:r w:rsidRPr="00062FD4" w:rsidDel="004A69F8">
                            <w:rPr>
                              <w:b/>
                              <w:bCs/>
                              <w:sz w:val="20"/>
                              <w:szCs w:val="20"/>
                              <w:rPrChange w:id="311" w:author="Sofia Canteros" w:date="2025-12-01T14:48:00Z">
                                <w:rPr/>
                              </w:rPrChange>
                            </w:rPr>
                            <w:delText>public class ObraSinReserva extends Obra</w:delText>
                          </w:r>
                          <w:r w:rsidRPr="00E653E1" w:rsidDel="004A69F8">
                            <w:rPr>
                              <w:sz w:val="20"/>
                              <w:szCs w:val="20"/>
                              <w:rPrChange w:id="312" w:author="Sofia Canteros" w:date="2025-12-01T14:47:00Z">
                                <w:rPr/>
                              </w:rPrChange>
                            </w:rPr>
                            <w:delText xml:space="preserve"> {</w:delText>
                          </w:r>
                        </w:del>
                      </w:p>
                      <w:p w14:paraId="26F24053" w14:textId="35B2CAE8" w:rsidR="00127B40" w:rsidRPr="00E653E1" w:rsidDel="004A69F8" w:rsidRDefault="00127B40" w:rsidP="004A69F8">
                        <w:pPr>
                          <w:pStyle w:val="Sinespaciado"/>
                          <w:rPr>
                            <w:del w:id="313" w:author="Sofia Canteros" w:date="2025-12-01T16:33:00Z"/>
                            <w:sz w:val="20"/>
                            <w:szCs w:val="20"/>
                            <w:rPrChange w:id="314" w:author="Sofia Canteros" w:date="2025-12-01T14:47:00Z">
                              <w:rPr>
                                <w:del w:id="315" w:author="Sofia Canteros" w:date="2025-12-01T16:33:00Z"/>
                              </w:rPr>
                            </w:rPrChange>
                          </w:rPr>
                          <w:pPrChange w:id="316" w:author="Sofia Canteros" w:date="2025-12-01T16:33:00Z">
                            <w:pPr/>
                          </w:pPrChange>
                        </w:pPr>
                        <w:del w:id="317" w:author="Sofia Canteros" w:date="2025-12-01T16:33:00Z">
                          <w:r w:rsidRPr="00E653E1" w:rsidDel="004A69F8">
                            <w:rPr>
                              <w:sz w:val="20"/>
                              <w:szCs w:val="20"/>
                              <w:rPrChange w:id="318" w:author="Sofia Canteros" w:date="2025-12-01T14:47:00Z">
                                <w:rPr/>
                              </w:rPrChange>
                            </w:rPr>
                            <w:delText xml:space="preserve">    private int cantEntradas;</w:delText>
                          </w:r>
                        </w:del>
                      </w:p>
                      <w:p w14:paraId="369A80ED" w14:textId="271EF22F" w:rsidR="00127B40" w:rsidRPr="00E653E1" w:rsidDel="004A69F8" w:rsidRDefault="00127B40" w:rsidP="004A69F8">
                        <w:pPr>
                          <w:pStyle w:val="Sinespaciado"/>
                          <w:rPr>
                            <w:del w:id="319" w:author="Sofia Canteros" w:date="2025-12-01T16:33:00Z"/>
                            <w:sz w:val="20"/>
                            <w:szCs w:val="20"/>
                            <w:rPrChange w:id="320" w:author="Sofia Canteros" w:date="2025-12-01T14:47:00Z">
                              <w:rPr>
                                <w:del w:id="321" w:author="Sofia Canteros" w:date="2025-12-01T16:33:00Z"/>
                              </w:rPr>
                            </w:rPrChange>
                          </w:rPr>
                          <w:pPrChange w:id="322" w:author="Sofia Canteros" w:date="2025-12-01T16:33:00Z">
                            <w:pPr/>
                          </w:pPrChange>
                        </w:pPr>
                        <w:del w:id="323" w:author="Sofia Canteros" w:date="2025-12-01T16:33:00Z">
                          <w:r w:rsidRPr="00E653E1" w:rsidDel="004A69F8">
                            <w:rPr>
                              <w:sz w:val="20"/>
                              <w:szCs w:val="20"/>
                              <w:rPrChange w:id="324" w:author="Sofia Canteros" w:date="2025-12-01T14:47:00Z">
                                <w:rPr/>
                              </w:rPrChange>
                            </w:rPr>
                            <w:delText xml:space="preserve">    private double precio;</w:delText>
                          </w:r>
                        </w:del>
                      </w:p>
                      <w:p w14:paraId="6050D698" w14:textId="693DCEFC" w:rsidR="00127B40" w:rsidRPr="00E653E1" w:rsidDel="004A69F8" w:rsidRDefault="00127B40" w:rsidP="004A69F8">
                        <w:pPr>
                          <w:pStyle w:val="Sinespaciado"/>
                          <w:rPr>
                            <w:del w:id="325" w:author="Sofia Canteros" w:date="2025-12-01T16:33:00Z"/>
                            <w:sz w:val="20"/>
                            <w:szCs w:val="20"/>
                            <w:rPrChange w:id="326" w:author="Sofia Canteros" w:date="2025-12-01T14:47:00Z">
                              <w:rPr>
                                <w:del w:id="327" w:author="Sofia Canteros" w:date="2025-12-01T16:33:00Z"/>
                              </w:rPr>
                            </w:rPrChange>
                          </w:rPr>
                          <w:pPrChange w:id="328" w:author="Sofia Canteros" w:date="2025-12-01T16:33:00Z">
                            <w:pPr/>
                          </w:pPrChange>
                        </w:pPr>
                      </w:p>
                      <w:p w14:paraId="18455E89" w14:textId="033A988E" w:rsidR="00127B40" w:rsidRPr="00E653E1" w:rsidDel="004A69F8" w:rsidRDefault="00127B40" w:rsidP="004A69F8">
                        <w:pPr>
                          <w:pStyle w:val="Sinespaciado"/>
                          <w:rPr>
                            <w:del w:id="329" w:author="Sofia Canteros" w:date="2025-12-01T16:33:00Z"/>
                            <w:sz w:val="20"/>
                            <w:szCs w:val="20"/>
                            <w:rPrChange w:id="330" w:author="Sofia Canteros" w:date="2025-12-01T14:47:00Z">
                              <w:rPr>
                                <w:del w:id="331" w:author="Sofia Canteros" w:date="2025-12-01T16:33:00Z"/>
                              </w:rPr>
                            </w:rPrChange>
                          </w:rPr>
                          <w:pPrChange w:id="332" w:author="Sofia Canteros" w:date="2025-12-01T16:33:00Z">
                            <w:pPr/>
                          </w:pPrChange>
                        </w:pPr>
                        <w:del w:id="333" w:author="Sofia Canteros" w:date="2025-12-01T16:33:00Z">
                          <w:r w:rsidRPr="00E653E1" w:rsidDel="004A69F8">
                            <w:rPr>
                              <w:sz w:val="20"/>
                              <w:szCs w:val="20"/>
                              <w:rPrChange w:id="334" w:author="Sofia Canteros" w:date="2025-12-01T14:47:00Z">
                                <w:rPr/>
                              </w:rPrChange>
                            </w:rPr>
                            <w:delText xml:space="preserve">    public ObraSinReserva(int cantEntradas, double precio, String nombre, String nombreDirector, int cantActores, int capacidadMax) {</w:delText>
                          </w:r>
                        </w:del>
                      </w:p>
                      <w:p w14:paraId="38487507" w14:textId="79FB2E7D" w:rsidR="00127B40" w:rsidRPr="00345D7B" w:rsidDel="004A69F8" w:rsidRDefault="00127B40" w:rsidP="00345D7B">
                        <w:pPr>
                          <w:pStyle w:val="Sinespaciado"/>
                          <w:rPr>
                            <w:del w:id="335" w:author="Sofia Canteros" w:date="2025-12-01T16:33:00Z"/>
                          </w:rPr>
                          <w:pPrChange w:id="336" w:author="Sofia Canteros" w:date="2025-12-01T16:34:00Z">
                            <w:pPr/>
                          </w:pPrChange>
                        </w:pPr>
                        <w:del w:id="337" w:author="Sofia Canteros" w:date="2025-12-01T16:33:00Z">
                          <w:r w:rsidRPr="00345D7B" w:rsidDel="004A69F8">
                            <w:delText xml:space="preserve">        super(nombre, nombreDirector, cantActores, capacidadMax);</w:delText>
                          </w:r>
                        </w:del>
                      </w:p>
                      <w:p w14:paraId="4EBE5D6A" w14:textId="34336660" w:rsidR="00127B40" w:rsidRPr="00345D7B" w:rsidDel="004A69F8" w:rsidRDefault="00127B40" w:rsidP="00345D7B">
                        <w:pPr>
                          <w:pStyle w:val="Sinespaciado"/>
                          <w:rPr>
                            <w:del w:id="338" w:author="Sofia Canteros" w:date="2025-12-01T16:33:00Z"/>
                          </w:rPr>
                          <w:pPrChange w:id="339" w:author="Sofia Canteros" w:date="2025-12-01T16:34:00Z">
                            <w:pPr/>
                          </w:pPrChange>
                        </w:pPr>
                        <w:del w:id="340" w:author="Sofia Canteros" w:date="2025-12-01T16:33:00Z">
                          <w:r w:rsidRPr="00345D7B" w:rsidDel="004A69F8">
                            <w:delText xml:space="preserve">        this.cantEntradas = cantEntradas;</w:delText>
                          </w:r>
                        </w:del>
                      </w:p>
                      <w:p w14:paraId="78129D78" w14:textId="32EB501C" w:rsidR="00127B40" w:rsidRPr="00345D7B" w:rsidDel="004A69F8" w:rsidRDefault="00127B40" w:rsidP="00345D7B">
                        <w:pPr>
                          <w:pStyle w:val="Sinespaciado"/>
                          <w:rPr>
                            <w:del w:id="341" w:author="Sofia Canteros" w:date="2025-12-01T16:33:00Z"/>
                          </w:rPr>
                          <w:pPrChange w:id="342" w:author="Sofia Canteros" w:date="2025-12-01T16:34:00Z">
                            <w:pPr/>
                          </w:pPrChange>
                        </w:pPr>
                        <w:del w:id="343" w:author="Sofia Canteros" w:date="2025-12-01T16:33:00Z">
                          <w:r w:rsidRPr="00345D7B" w:rsidDel="004A69F8">
                            <w:delText xml:space="preserve">        this.precio = precio;</w:delText>
                          </w:r>
                        </w:del>
                      </w:p>
                      <w:p w14:paraId="7D300F5C" w14:textId="086D16D8" w:rsidR="00127B40" w:rsidRPr="00345D7B" w:rsidDel="004A69F8" w:rsidRDefault="00127B40" w:rsidP="00345D7B">
                        <w:pPr>
                          <w:pStyle w:val="Sinespaciado"/>
                          <w:rPr>
                            <w:del w:id="344" w:author="Sofia Canteros" w:date="2025-12-01T16:33:00Z"/>
                          </w:rPr>
                          <w:pPrChange w:id="345" w:author="Sofia Canteros" w:date="2025-12-01T16:34:00Z">
                            <w:pPr/>
                          </w:pPrChange>
                        </w:pPr>
                        <w:del w:id="346" w:author="Sofia Canteros" w:date="2025-12-01T16:33:00Z">
                          <w:r w:rsidRPr="00345D7B" w:rsidDel="004A69F8">
                            <w:delText xml:space="preserve">                </w:delText>
                          </w:r>
                        </w:del>
                      </w:p>
                      <w:p w14:paraId="37CA258C" w14:textId="5C1219AF" w:rsidR="00127B40" w:rsidRPr="00345D7B" w:rsidDel="004A69F8" w:rsidRDefault="00127B40" w:rsidP="00345D7B">
                        <w:pPr>
                          <w:pStyle w:val="Sinespaciado"/>
                          <w:rPr>
                            <w:del w:id="347" w:author="Sofia Canteros" w:date="2025-12-01T16:33:00Z"/>
                          </w:rPr>
                          <w:pPrChange w:id="348" w:author="Sofia Canteros" w:date="2025-12-01T16:34:00Z">
                            <w:pPr/>
                          </w:pPrChange>
                        </w:pPr>
                        <w:del w:id="349" w:author="Sofia Canteros" w:date="2025-12-01T16:33:00Z">
                          <w:r w:rsidRPr="00345D7B" w:rsidDel="004A69F8">
                            <w:delText xml:space="preserve">    }</w:delText>
                          </w:r>
                        </w:del>
                      </w:p>
                      <w:p w14:paraId="610F3FB4" w14:textId="3D7037C6" w:rsidR="00127B40" w:rsidRPr="00345D7B" w:rsidDel="004A69F8" w:rsidRDefault="00127B40" w:rsidP="00345D7B">
                        <w:pPr>
                          <w:pStyle w:val="Sinespaciado"/>
                          <w:rPr>
                            <w:del w:id="350" w:author="Sofia Canteros" w:date="2025-12-01T16:33:00Z"/>
                          </w:rPr>
                          <w:pPrChange w:id="351" w:author="Sofia Canteros" w:date="2025-12-01T16:34:00Z">
                            <w:pPr/>
                          </w:pPrChange>
                        </w:pPr>
                      </w:p>
                      <w:p w14:paraId="210BC00C" w14:textId="151881AC" w:rsidR="00127B40" w:rsidRPr="00345D7B" w:rsidDel="004A69F8" w:rsidRDefault="00127B40" w:rsidP="00345D7B">
                        <w:pPr>
                          <w:pStyle w:val="Sinespaciado"/>
                          <w:rPr>
                            <w:del w:id="352" w:author="Sofia Canteros" w:date="2025-12-01T16:33:00Z"/>
                          </w:rPr>
                          <w:pPrChange w:id="353" w:author="Sofia Canteros" w:date="2025-12-01T16:34:00Z">
                            <w:pPr/>
                          </w:pPrChange>
                        </w:pPr>
                        <w:del w:id="354" w:author="Sofia Canteros" w:date="2025-12-01T16:33:00Z">
                          <w:r w:rsidRPr="00345D7B" w:rsidDel="004A69F8">
                            <w:delText xml:space="preserve">    public void setCantEntradas() {</w:delText>
                          </w:r>
                        </w:del>
                      </w:p>
                      <w:p w14:paraId="5AD3562A" w14:textId="683355AF" w:rsidR="00127B40" w:rsidRPr="00345D7B" w:rsidDel="004A69F8" w:rsidRDefault="00127B40" w:rsidP="00345D7B">
                        <w:pPr>
                          <w:pStyle w:val="Sinespaciado"/>
                          <w:rPr>
                            <w:del w:id="355" w:author="Sofia Canteros" w:date="2025-12-01T16:33:00Z"/>
                          </w:rPr>
                          <w:pPrChange w:id="356" w:author="Sofia Canteros" w:date="2025-12-01T16:34:00Z">
                            <w:pPr/>
                          </w:pPrChange>
                        </w:pPr>
                        <w:del w:id="357" w:author="Sofia Canteros" w:date="2025-12-01T16:33:00Z">
                          <w:r w:rsidRPr="00345D7B" w:rsidDel="004A69F8">
                            <w:delText xml:space="preserve">        this.cantEntradas = 0;</w:delText>
                          </w:r>
                        </w:del>
                      </w:p>
                      <w:p w14:paraId="789D5FDF" w14:textId="146B0F3E" w:rsidR="00127B40" w:rsidRPr="00345D7B" w:rsidDel="004A69F8" w:rsidRDefault="00127B40" w:rsidP="00345D7B">
                        <w:pPr>
                          <w:pStyle w:val="Sinespaciado"/>
                          <w:rPr>
                            <w:del w:id="358" w:author="Sofia Canteros" w:date="2025-12-01T16:33:00Z"/>
                          </w:rPr>
                          <w:pPrChange w:id="359" w:author="Sofia Canteros" w:date="2025-12-01T16:34:00Z">
                            <w:pPr/>
                          </w:pPrChange>
                        </w:pPr>
                        <w:del w:id="360" w:author="Sofia Canteros" w:date="2025-12-01T16:33:00Z">
                          <w:r w:rsidRPr="00345D7B" w:rsidDel="004A69F8">
                            <w:delText xml:space="preserve">    }</w:delText>
                          </w:r>
                        </w:del>
                      </w:p>
                      <w:p w14:paraId="4873ED51" w14:textId="6A3469E1" w:rsidR="00127B40" w:rsidRPr="00345D7B" w:rsidDel="004A69F8" w:rsidRDefault="00127B40" w:rsidP="00345D7B">
                        <w:pPr>
                          <w:pStyle w:val="Sinespaciado"/>
                          <w:rPr>
                            <w:del w:id="361" w:author="Sofia Canteros" w:date="2025-12-01T16:33:00Z"/>
                          </w:rPr>
                          <w:pPrChange w:id="362" w:author="Sofia Canteros" w:date="2025-12-01T16:34:00Z">
                            <w:pPr/>
                          </w:pPrChange>
                        </w:pPr>
                        <w:del w:id="363" w:author="Sofia Canteros" w:date="2025-12-01T16:33:00Z">
                          <w:r w:rsidRPr="00345D7B" w:rsidDel="004A69F8">
                            <w:delText xml:space="preserve">    </w:delText>
                          </w:r>
                        </w:del>
                      </w:p>
                      <w:p w14:paraId="22640748" w14:textId="77CECAF4" w:rsidR="00127B40" w:rsidRPr="00345D7B" w:rsidDel="004A69F8" w:rsidRDefault="00127B40" w:rsidP="00345D7B">
                        <w:pPr>
                          <w:pStyle w:val="Sinespaciado"/>
                          <w:rPr>
                            <w:del w:id="364" w:author="Sofia Canteros" w:date="2025-12-01T16:33:00Z"/>
                          </w:rPr>
                          <w:pPrChange w:id="365" w:author="Sofia Canteros" w:date="2025-12-01T16:34:00Z">
                            <w:pPr/>
                          </w:pPrChange>
                        </w:pPr>
                        <w:del w:id="366" w:author="Sofia Canteros" w:date="2025-12-01T16:33:00Z">
                          <w:r w:rsidRPr="00345D7B" w:rsidDel="004A69F8">
                            <w:delText xml:space="preserve">    public void vaciarObra(){</w:delText>
                          </w:r>
                        </w:del>
                      </w:p>
                      <w:p w14:paraId="72781A3D" w14:textId="534CFA43" w:rsidR="00127B40" w:rsidRPr="00345D7B" w:rsidDel="004A69F8" w:rsidRDefault="00127B40" w:rsidP="00345D7B">
                        <w:pPr>
                          <w:pStyle w:val="Sinespaciado"/>
                          <w:rPr>
                            <w:del w:id="367" w:author="Sofia Canteros" w:date="2025-12-01T16:33:00Z"/>
                          </w:rPr>
                          <w:pPrChange w:id="368" w:author="Sofia Canteros" w:date="2025-12-01T16:34:00Z">
                            <w:pPr/>
                          </w:pPrChange>
                        </w:pPr>
                        <w:del w:id="369" w:author="Sofia Canteros" w:date="2025-12-01T16:33:00Z">
                          <w:r w:rsidRPr="00345D7B" w:rsidDel="004A69F8">
                            <w:delText xml:space="preserve">         setCantEntradas();</w:delText>
                          </w:r>
                        </w:del>
                      </w:p>
                      <w:p w14:paraId="04938223" w14:textId="4B29AD7D" w:rsidR="00127B40" w:rsidRPr="00345D7B" w:rsidDel="004A69F8" w:rsidRDefault="00127B40" w:rsidP="00345D7B">
                        <w:pPr>
                          <w:pStyle w:val="Sinespaciado"/>
                          <w:rPr>
                            <w:del w:id="370" w:author="Sofia Canteros" w:date="2025-12-01T16:33:00Z"/>
                          </w:rPr>
                          <w:pPrChange w:id="371" w:author="Sofia Canteros" w:date="2025-12-01T16:34:00Z">
                            <w:pPr/>
                          </w:pPrChange>
                        </w:pPr>
                        <w:del w:id="372" w:author="Sofia Canteros" w:date="2025-12-01T16:33:00Z">
                          <w:r w:rsidRPr="00345D7B" w:rsidDel="004A69F8">
                            <w:delText xml:space="preserve">    }</w:delText>
                          </w:r>
                        </w:del>
                      </w:p>
                      <w:p w14:paraId="29F42274" w14:textId="18F16363" w:rsidR="00127B40" w:rsidRPr="00345D7B" w:rsidDel="004A69F8" w:rsidRDefault="00127B40" w:rsidP="00345D7B">
                        <w:pPr>
                          <w:pStyle w:val="Sinespaciado"/>
                          <w:rPr>
                            <w:del w:id="373" w:author="Sofia Canteros" w:date="2025-12-01T16:33:00Z"/>
                          </w:rPr>
                          <w:pPrChange w:id="374" w:author="Sofia Canteros" w:date="2025-12-01T16:34:00Z">
                            <w:pPr/>
                          </w:pPrChange>
                        </w:pPr>
                      </w:p>
                      <w:p w14:paraId="15DA764A" w14:textId="7F7E91AC" w:rsidR="00127B40" w:rsidRPr="00345D7B" w:rsidDel="004A69F8" w:rsidRDefault="00127B40" w:rsidP="00345D7B">
                        <w:pPr>
                          <w:pStyle w:val="Sinespaciado"/>
                          <w:rPr>
                            <w:del w:id="375" w:author="Sofia Canteros" w:date="2025-12-01T16:33:00Z"/>
                          </w:rPr>
                          <w:pPrChange w:id="376" w:author="Sofia Canteros" w:date="2025-12-01T16:34:00Z">
                            <w:pPr/>
                          </w:pPrChange>
                        </w:pPr>
                        <w:del w:id="377" w:author="Sofia Canteros" w:date="2025-12-01T16:33:00Z">
                          <w:r w:rsidRPr="00345D7B" w:rsidDel="004A69F8">
                            <w:delText xml:space="preserve">    public int getCantEntradas() {</w:delText>
                          </w:r>
                        </w:del>
                      </w:p>
                      <w:p w14:paraId="78F8A68F" w14:textId="35A762FB" w:rsidR="00127B40" w:rsidRPr="00345D7B" w:rsidDel="004A69F8" w:rsidRDefault="00127B40" w:rsidP="00345D7B">
                        <w:pPr>
                          <w:pStyle w:val="Sinespaciado"/>
                          <w:rPr>
                            <w:del w:id="378" w:author="Sofia Canteros" w:date="2025-12-01T16:33:00Z"/>
                          </w:rPr>
                          <w:pPrChange w:id="379" w:author="Sofia Canteros" w:date="2025-12-01T16:34:00Z">
                            <w:pPr/>
                          </w:pPrChange>
                        </w:pPr>
                        <w:del w:id="380" w:author="Sofia Canteros" w:date="2025-12-01T16:33:00Z">
                          <w:r w:rsidRPr="00345D7B" w:rsidDel="004A69F8">
                            <w:delText xml:space="preserve">        return cantEntradas;</w:delText>
                          </w:r>
                        </w:del>
                      </w:p>
                      <w:p w14:paraId="761AA632" w14:textId="718CF572" w:rsidR="00127B40" w:rsidRPr="00345D7B" w:rsidDel="004A69F8" w:rsidRDefault="00127B40" w:rsidP="00345D7B">
                        <w:pPr>
                          <w:pStyle w:val="Sinespaciado"/>
                          <w:rPr>
                            <w:del w:id="381" w:author="Sofia Canteros" w:date="2025-12-01T16:33:00Z"/>
                          </w:rPr>
                          <w:pPrChange w:id="382" w:author="Sofia Canteros" w:date="2025-12-01T16:34:00Z">
                            <w:pPr/>
                          </w:pPrChange>
                        </w:pPr>
                        <w:del w:id="383" w:author="Sofia Canteros" w:date="2025-12-01T16:33:00Z">
                          <w:r w:rsidRPr="00345D7B" w:rsidDel="004A69F8">
                            <w:delText xml:space="preserve">    }</w:delText>
                          </w:r>
                        </w:del>
                      </w:p>
                      <w:p w14:paraId="7766BBE1" w14:textId="47B11471" w:rsidR="00127B40" w:rsidRPr="00345D7B" w:rsidDel="004A69F8" w:rsidRDefault="00127B40" w:rsidP="00345D7B">
                        <w:pPr>
                          <w:pStyle w:val="Sinespaciado"/>
                          <w:rPr>
                            <w:del w:id="384" w:author="Sofia Canteros" w:date="2025-12-01T16:33:00Z"/>
                          </w:rPr>
                          <w:pPrChange w:id="385" w:author="Sofia Canteros" w:date="2025-12-01T16:34:00Z">
                            <w:pPr/>
                          </w:pPrChange>
                        </w:pPr>
                      </w:p>
                      <w:p w14:paraId="3B42A059" w14:textId="6F6A20F8" w:rsidR="00127B40" w:rsidRPr="00345D7B" w:rsidDel="004A69F8" w:rsidRDefault="00127B40" w:rsidP="00345D7B">
                        <w:pPr>
                          <w:pStyle w:val="Sinespaciado"/>
                          <w:rPr>
                            <w:del w:id="386" w:author="Sofia Canteros" w:date="2025-12-01T16:33:00Z"/>
                          </w:rPr>
                          <w:pPrChange w:id="387" w:author="Sofia Canteros" w:date="2025-12-01T16:34:00Z">
                            <w:pPr/>
                          </w:pPrChange>
                        </w:pPr>
                        <w:del w:id="388" w:author="Sofia Canteros" w:date="2025-12-01T16:33:00Z">
                          <w:r w:rsidRPr="00345D7B" w:rsidDel="004A69F8">
                            <w:delText xml:space="preserve">    public double getPrecio() {</w:delText>
                          </w:r>
                        </w:del>
                      </w:p>
                      <w:p w14:paraId="060E48AF" w14:textId="557FB5D7" w:rsidR="00127B40" w:rsidRPr="00345D7B" w:rsidDel="004A69F8" w:rsidRDefault="00127B40" w:rsidP="00345D7B">
                        <w:pPr>
                          <w:pStyle w:val="Sinespaciado"/>
                          <w:rPr>
                            <w:del w:id="389" w:author="Sofia Canteros" w:date="2025-12-01T16:33:00Z"/>
                          </w:rPr>
                          <w:pPrChange w:id="390" w:author="Sofia Canteros" w:date="2025-12-01T16:34:00Z">
                            <w:pPr/>
                          </w:pPrChange>
                        </w:pPr>
                        <w:del w:id="391" w:author="Sofia Canteros" w:date="2025-12-01T16:33:00Z">
                          <w:r w:rsidRPr="00345D7B" w:rsidDel="004A69F8">
                            <w:delText xml:space="preserve">        return precio;</w:delText>
                          </w:r>
                        </w:del>
                      </w:p>
                      <w:p w14:paraId="6D070696" w14:textId="1F6FDABD" w:rsidR="00127B40" w:rsidRPr="00345D7B" w:rsidDel="004A69F8" w:rsidRDefault="00127B40" w:rsidP="00345D7B">
                        <w:pPr>
                          <w:pStyle w:val="Sinespaciado"/>
                          <w:rPr>
                            <w:del w:id="392" w:author="Sofia Canteros" w:date="2025-12-01T16:33:00Z"/>
                          </w:rPr>
                          <w:pPrChange w:id="393" w:author="Sofia Canteros" w:date="2025-12-01T16:34:00Z">
                            <w:pPr/>
                          </w:pPrChange>
                        </w:pPr>
                        <w:del w:id="394" w:author="Sofia Canteros" w:date="2025-12-01T16:33:00Z">
                          <w:r w:rsidRPr="00345D7B" w:rsidDel="004A69F8">
                            <w:delText xml:space="preserve">    }</w:delText>
                          </w:r>
                        </w:del>
                      </w:p>
                      <w:p w14:paraId="41949E5B" w14:textId="21275223" w:rsidR="00127B40" w:rsidRPr="00345D7B" w:rsidDel="004A69F8" w:rsidRDefault="00127B40" w:rsidP="00345D7B">
                        <w:pPr>
                          <w:pStyle w:val="Sinespaciado"/>
                          <w:rPr>
                            <w:del w:id="395" w:author="Sofia Canteros" w:date="2025-12-01T16:33:00Z"/>
                          </w:rPr>
                          <w:pPrChange w:id="396" w:author="Sofia Canteros" w:date="2025-12-01T16:34:00Z">
                            <w:pPr/>
                          </w:pPrChange>
                        </w:pPr>
                        <w:del w:id="397" w:author="Sofia Canteros" w:date="2025-12-01T16:33:00Z">
                          <w:r w:rsidRPr="00345D7B" w:rsidDel="004A69F8">
                            <w:delText xml:space="preserve">    </w:delText>
                          </w:r>
                        </w:del>
                      </w:p>
                      <w:p w14:paraId="7D8BD841" w14:textId="7C86DB82" w:rsidR="00127B40" w:rsidRPr="00345D7B" w:rsidDel="004A69F8" w:rsidRDefault="00127B40" w:rsidP="00345D7B">
                        <w:pPr>
                          <w:pStyle w:val="Sinespaciado"/>
                          <w:rPr>
                            <w:del w:id="398" w:author="Sofia Canteros" w:date="2025-12-01T16:33:00Z"/>
                          </w:rPr>
                          <w:pPrChange w:id="399" w:author="Sofia Canteros" w:date="2025-12-01T16:34:00Z">
                            <w:pPr/>
                          </w:pPrChange>
                        </w:pPr>
                        <w:del w:id="400" w:author="Sofia Canteros" w:date="2025-12-01T16:33:00Z">
                          <w:r w:rsidRPr="00345D7B" w:rsidDel="004A69F8">
                            <w:delText xml:space="preserve">    </w:delText>
                          </w:r>
                        </w:del>
                      </w:p>
                      <w:p w14:paraId="78F43596" w14:textId="5C9FFF6A" w:rsidR="00127B40" w:rsidRPr="00345D7B" w:rsidDel="004A69F8" w:rsidRDefault="00127B40" w:rsidP="00345D7B">
                        <w:pPr>
                          <w:pStyle w:val="Sinespaciado"/>
                          <w:rPr>
                            <w:del w:id="401" w:author="Sofia Canteros" w:date="2025-12-01T16:33:00Z"/>
                          </w:rPr>
                          <w:pPrChange w:id="402" w:author="Sofia Canteros" w:date="2025-12-01T16:34:00Z">
                            <w:pPr/>
                          </w:pPrChange>
                        </w:pPr>
                        <w:del w:id="403" w:author="Sofia Canteros" w:date="2025-12-01T16:33:00Z">
                          <w:r w:rsidRPr="00345D7B" w:rsidDel="004A69F8">
                            <w:delText xml:space="preserve">    public double calcularRecaudacion(){</w:delText>
                          </w:r>
                        </w:del>
                      </w:p>
                      <w:p w14:paraId="4BB8C4FC" w14:textId="011662A6" w:rsidR="00127B40" w:rsidRPr="00345D7B" w:rsidDel="004A69F8" w:rsidRDefault="00127B40" w:rsidP="00345D7B">
                        <w:pPr>
                          <w:pStyle w:val="Sinespaciado"/>
                          <w:rPr>
                            <w:del w:id="404" w:author="Sofia Canteros" w:date="2025-12-01T16:33:00Z"/>
                          </w:rPr>
                          <w:pPrChange w:id="405" w:author="Sofia Canteros" w:date="2025-12-01T16:34:00Z">
                            <w:pPr/>
                          </w:pPrChange>
                        </w:pPr>
                        <w:del w:id="406" w:author="Sofia Canteros" w:date="2025-12-01T16:33:00Z">
                          <w:r w:rsidRPr="00345D7B" w:rsidDel="004A69F8">
                            <w:delText xml:space="preserve">        double total= (getCantEntradas() * getPrecio());</w:delText>
                          </w:r>
                        </w:del>
                      </w:p>
                      <w:p w14:paraId="0A69DD61" w14:textId="52D32550" w:rsidR="00127B40" w:rsidRPr="00345D7B" w:rsidDel="004A69F8" w:rsidRDefault="00127B40" w:rsidP="00345D7B">
                        <w:pPr>
                          <w:pStyle w:val="Sinespaciado"/>
                          <w:rPr>
                            <w:del w:id="407" w:author="Sofia Canteros" w:date="2025-12-01T16:33:00Z"/>
                          </w:rPr>
                          <w:pPrChange w:id="408" w:author="Sofia Canteros" w:date="2025-12-01T16:34:00Z">
                            <w:pPr/>
                          </w:pPrChange>
                        </w:pPr>
                        <w:del w:id="409" w:author="Sofia Canteros" w:date="2025-12-01T16:33:00Z">
                          <w:r w:rsidRPr="00345D7B" w:rsidDel="004A69F8">
                            <w:delText xml:space="preserve">        return total;</w:delText>
                          </w:r>
                        </w:del>
                      </w:p>
                      <w:p w14:paraId="1A5E7FF2" w14:textId="094B51F2" w:rsidR="00127B40" w:rsidRPr="00345D7B" w:rsidDel="004A69F8" w:rsidRDefault="00127B40" w:rsidP="00345D7B">
                        <w:pPr>
                          <w:pStyle w:val="Sinespaciado"/>
                          <w:rPr>
                            <w:del w:id="410" w:author="Sofia Canteros" w:date="2025-12-01T16:33:00Z"/>
                          </w:rPr>
                          <w:pPrChange w:id="411" w:author="Sofia Canteros" w:date="2025-12-01T16:34:00Z">
                            <w:pPr/>
                          </w:pPrChange>
                        </w:pPr>
                        <w:del w:id="412" w:author="Sofia Canteros" w:date="2025-12-01T16:33:00Z">
                          <w:r w:rsidRPr="00345D7B" w:rsidDel="004A69F8">
                            <w:delText xml:space="preserve">    }</w:delText>
                          </w:r>
                        </w:del>
                      </w:p>
                      <w:p w14:paraId="365F391C" w14:textId="299374BA" w:rsidR="00127B40" w:rsidRPr="00345D7B" w:rsidDel="004A69F8" w:rsidRDefault="00127B40" w:rsidP="00345D7B">
                        <w:pPr>
                          <w:pStyle w:val="Sinespaciado"/>
                          <w:rPr>
                            <w:del w:id="413" w:author="Sofia Canteros" w:date="2025-12-01T16:33:00Z"/>
                          </w:rPr>
                          <w:pPrChange w:id="414" w:author="Sofia Canteros" w:date="2025-12-01T16:34:00Z">
                            <w:pPr/>
                          </w:pPrChange>
                        </w:pPr>
                        <w:del w:id="415" w:author="Sofia Canteros" w:date="2025-12-01T16:33:00Z">
                          <w:r w:rsidRPr="00345D7B" w:rsidDel="004A69F8">
                            <w:delText xml:space="preserve">    </w:delText>
                          </w:r>
                        </w:del>
                      </w:p>
                      <w:p w14:paraId="7E1ECAF9" w14:textId="18F1C5CF" w:rsidR="00127B40" w:rsidRPr="00345D7B" w:rsidDel="004A69F8" w:rsidRDefault="00127B40" w:rsidP="00345D7B">
                        <w:pPr>
                          <w:pStyle w:val="Sinespaciado"/>
                          <w:rPr>
                            <w:del w:id="416" w:author="Sofia Canteros" w:date="2025-12-01T16:33:00Z"/>
                          </w:rPr>
                          <w:pPrChange w:id="417" w:author="Sofia Canteros" w:date="2025-12-01T16:34:00Z">
                            <w:pPr/>
                          </w:pPrChange>
                        </w:pPr>
                        <w:del w:id="418" w:author="Sofia Canteros" w:date="2025-12-01T16:33:00Z">
                          <w:r w:rsidRPr="00345D7B" w:rsidDel="004A69F8">
                            <w:delText>}</w:delText>
                          </w:r>
                        </w:del>
                      </w:p>
                      <w:p w14:paraId="133B1A05" w14:textId="427B6273" w:rsidR="00127B40" w:rsidRPr="00E653E1" w:rsidRDefault="00127B40" w:rsidP="004A69F8">
                        <w:pPr>
                          <w:pStyle w:val="Sinespaciado"/>
                          <w:rPr>
                            <w:sz w:val="20"/>
                            <w:szCs w:val="20"/>
                            <w:rPrChange w:id="419" w:author="Sofia Canteros" w:date="2025-12-01T14:47:00Z">
                              <w:rPr/>
                            </w:rPrChange>
                          </w:rPr>
                          <w:pPrChange w:id="420" w:author="Sofia Canteros" w:date="2025-12-01T16:33:00Z">
                            <w:pPr/>
                          </w:pPrChange>
                        </w:pPr>
                        <w:del w:id="421" w:author="Sofia Canteros" w:date="2025-12-01T16:33:00Z">
                          <w:r w:rsidRPr="00E653E1" w:rsidDel="004A69F8">
                            <w:rPr>
                              <w:sz w:val="20"/>
                              <w:szCs w:val="20"/>
                              <w:rPrChange w:id="422" w:author="Sofia Canteros" w:date="2025-12-01T14:47:00Z">
                                <w:rPr/>
                              </w:rPrChange>
                            </w:rPr>
                            <w:delText xml:space="preserve">    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  <w:r w:rsidDel="00345D7B">
          <w:rPr>
            <w:noProof/>
          </w:rPr>
          <mc:AlternateContent>
            <mc:Choice Requires="wps">
              <w:drawing>
                <wp:anchor distT="0" distB="0" distL="114300" distR="114300" simplePos="0" relativeHeight="251691520" behindDoc="0" locked="0" layoutInCell="1" allowOverlap="1" wp14:anchorId="45A374B2" wp14:editId="139607DB">
                  <wp:simplePos x="0" y="0"/>
                  <wp:positionH relativeFrom="column">
                    <wp:posOffset>3644477</wp:posOffset>
                  </wp:positionH>
                  <wp:positionV relativeFrom="paragraph">
                    <wp:posOffset>-80221</wp:posOffset>
                  </wp:positionV>
                  <wp:extent cx="2988733" cy="5054600"/>
                  <wp:effectExtent l="0" t="0" r="21590" b="12700"/>
                  <wp:wrapNone/>
                  <wp:docPr id="20" name="Cuadro de texto 2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988733" cy="5054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2B7A7F0" w14:textId="0200D962" w:rsidR="00127B40" w:rsidRPr="004A69F8" w:rsidRDefault="00127B40" w:rsidP="004A69F8">
                              <w:pPr>
                                <w:pStyle w:val="Sinespaciado"/>
                                <w:rPr>
                                  <w:sz w:val="20"/>
                                  <w:szCs w:val="20"/>
                                  <w:rPrChange w:id="423" w:author="Sofia Canteros" w:date="2025-12-01T16:32:00Z">
                                    <w:rPr/>
                                  </w:rPrChange>
                                </w:rPr>
                                <w:pPrChange w:id="424" w:author="Sofia Canteros" w:date="2025-12-01T16:33:00Z">
                                  <w:pPr/>
                                </w:pPrChange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45A374B2" id="Cuadro de texto 20" o:spid="_x0000_s1046" type="#_x0000_t202" style="position:absolute;margin-left:286.95pt;margin-top:-6.3pt;width:235.35pt;height:398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" fillcolor="white [3201]" strokeweight=".5pt">
                  <v:textbox>
                    <w:txbxContent>
                      <w:p w14:paraId="22B7A7F0" w14:textId="0200D962" w:rsidR="00127B40" w:rsidRPr="004A69F8" w:rsidRDefault="00127B40" w:rsidP="004A69F8">
                        <w:pPr>
                          <w:pStyle w:val="Sinespaciado"/>
                          <w:rPr>
                            <w:sz w:val="20"/>
                            <w:szCs w:val="20"/>
                            <w:rPrChange w:id="425" w:author="Sofia Canteros" w:date="2025-12-01T16:32:00Z">
                              <w:rPr/>
                            </w:rPrChange>
                          </w:rPr>
                          <w:pPrChange w:id="426" w:author="Sofia Canteros" w:date="2025-12-01T16:33:00Z">
                            <w:pPr/>
                          </w:pPrChange>
                        </w:pPr>
                      </w:p>
                    </w:txbxContent>
                  </v:textbox>
                </v:shape>
              </w:pict>
            </mc:Fallback>
          </mc:AlternateContent>
        </w:r>
      </w:del>
    </w:p>
    <w:p w14:paraId="1495C569" w14:textId="77777777" w:rsidR="00712E6A" w:rsidRPr="00712E6A" w:rsidRDefault="00712E6A" w:rsidP="00712E6A">
      <w:pPr>
        <w:rPr>
          <w:ins w:id="427" w:author="Sofia Canteros" w:date="2025-12-01T16:32:00Z"/>
        </w:rPr>
      </w:pPr>
    </w:p>
    <w:p w14:paraId="644C21CF" w14:textId="77777777" w:rsidR="00712E6A" w:rsidRPr="00712E6A" w:rsidRDefault="00712E6A" w:rsidP="00712E6A">
      <w:pPr>
        <w:rPr>
          <w:ins w:id="428" w:author="Sofia Canteros" w:date="2025-12-01T16:32:00Z"/>
        </w:rPr>
      </w:pPr>
    </w:p>
    <w:p w14:paraId="15DE3C63" w14:textId="77777777" w:rsidR="00712E6A" w:rsidRPr="00712E6A" w:rsidRDefault="00712E6A" w:rsidP="00712E6A">
      <w:pPr>
        <w:rPr>
          <w:ins w:id="429" w:author="Sofia Canteros" w:date="2025-12-01T16:32:00Z"/>
        </w:rPr>
      </w:pPr>
    </w:p>
    <w:p w14:paraId="0C999D96" w14:textId="77777777" w:rsidR="00712E6A" w:rsidRPr="00712E6A" w:rsidRDefault="00712E6A" w:rsidP="00712E6A">
      <w:pPr>
        <w:rPr>
          <w:ins w:id="430" w:author="Sofia Canteros" w:date="2025-12-01T16:32:00Z"/>
        </w:rPr>
      </w:pPr>
    </w:p>
    <w:p w14:paraId="2357354C" w14:textId="77777777" w:rsidR="00712E6A" w:rsidRPr="00712E6A" w:rsidRDefault="00712E6A" w:rsidP="00712E6A">
      <w:pPr>
        <w:rPr>
          <w:ins w:id="431" w:author="Sofia Canteros" w:date="2025-12-01T16:32:00Z"/>
        </w:rPr>
      </w:pPr>
    </w:p>
    <w:p w14:paraId="36D367A0" w14:textId="77777777" w:rsidR="00712E6A" w:rsidRPr="00712E6A" w:rsidRDefault="00712E6A" w:rsidP="00712E6A">
      <w:pPr>
        <w:rPr>
          <w:ins w:id="432" w:author="Sofia Canteros" w:date="2025-12-01T16:32:00Z"/>
        </w:rPr>
      </w:pPr>
    </w:p>
    <w:p w14:paraId="6575AC36" w14:textId="77777777" w:rsidR="00712E6A" w:rsidRPr="00712E6A" w:rsidRDefault="00712E6A" w:rsidP="00712E6A">
      <w:pPr>
        <w:rPr>
          <w:ins w:id="433" w:author="Sofia Canteros" w:date="2025-12-01T16:32:00Z"/>
        </w:rPr>
      </w:pPr>
    </w:p>
    <w:p w14:paraId="705AB410" w14:textId="77777777" w:rsidR="00712E6A" w:rsidRPr="00712E6A" w:rsidRDefault="00712E6A" w:rsidP="00712E6A">
      <w:pPr>
        <w:rPr>
          <w:ins w:id="434" w:author="Sofia Canteros" w:date="2025-12-01T16:32:00Z"/>
        </w:rPr>
      </w:pPr>
    </w:p>
    <w:p w14:paraId="306C69A7" w14:textId="77777777" w:rsidR="00712E6A" w:rsidRPr="00712E6A" w:rsidRDefault="00712E6A" w:rsidP="00712E6A">
      <w:pPr>
        <w:rPr>
          <w:ins w:id="435" w:author="Sofia Canteros" w:date="2025-12-01T16:32:00Z"/>
        </w:rPr>
      </w:pPr>
    </w:p>
    <w:p w14:paraId="7BA3CAF5" w14:textId="77777777" w:rsidR="00712E6A" w:rsidRPr="00712E6A" w:rsidRDefault="00712E6A" w:rsidP="00712E6A">
      <w:pPr>
        <w:rPr>
          <w:ins w:id="436" w:author="Sofia Canteros" w:date="2025-12-01T16:32:00Z"/>
        </w:rPr>
      </w:pPr>
    </w:p>
    <w:p w14:paraId="121B42AA" w14:textId="77777777" w:rsidR="00712E6A" w:rsidRPr="00712E6A" w:rsidRDefault="00712E6A" w:rsidP="00712E6A">
      <w:pPr>
        <w:rPr>
          <w:ins w:id="437" w:author="Sofia Canteros" w:date="2025-12-01T16:32:00Z"/>
        </w:rPr>
      </w:pPr>
    </w:p>
    <w:p w14:paraId="373620CE" w14:textId="77777777" w:rsidR="00712E6A" w:rsidRPr="00712E6A" w:rsidRDefault="00712E6A" w:rsidP="00712E6A">
      <w:pPr>
        <w:rPr>
          <w:ins w:id="438" w:author="Sofia Canteros" w:date="2025-12-01T16:32:00Z"/>
        </w:rPr>
      </w:pPr>
    </w:p>
    <w:p w14:paraId="27EA85D7" w14:textId="77777777" w:rsidR="00712E6A" w:rsidRPr="00712E6A" w:rsidRDefault="00712E6A" w:rsidP="00712E6A">
      <w:pPr>
        <w:rPr>
          <w:ins w:id="439" w:author="Sofia Canteros" w:date="2025-12-01T16:32:00Z"/>
        </w:rPr>
      </w:pPr>
    </w:p>
    <w:p w14:paraId="5C6A8922" w14:textId="77777777" w:rsidR="00712E6A" w:rsidRPr="00712E6A" w:rsidRDefault="00712E6A" w:rsidP="00712E6A">
      <w:pPr>
        <w:rPr>
          <w:ins w:id="440" w:author="Sofia Canteros" w:date="2025-12-01T16:32:00Z"/>
        </w:rPr>
      </w:pPr>
    </w:p>
    <w:p w14:paraId="0CDEAFF8" w14:textId="77777777" w:rsidR="00712E6A" w:rsidRPr="00712E6A" w:rsidRDefault="00712E6A" w:rsidP="00712E6A">
      <w:pPr>
        <w:rPr>
          <w:ins w:id="441" w:author="Sofia Canteros" w:date="2025-12-01T16:32:00Z"/>
        </w:rPr>
      </w:pPr>
    </w:p>
    <w:p w14:paraId="784049E1" w14:textId="77777777" w:rsidR="00712E6A" w:rsidRPr="00712E6A" w:rsidRDefault="00712E6A" w:rsidP="00712E6A">
      <w:pPr>
        <w:rPr>
          <w:ins w:id="442" w:author="Sofia Canteros" w:date="2025-12-01T16:32:00Z"/>
        </w:rPr>
      </w:pPr>
    </w:p>
    <w:p w14:paraId="3E08A575" w14:textId="77777777" w:rsidR="00712E6A" w:rsidRPr="00712E6A" w:rsidRDefault="00712E6A" w:rsidP="00712E6A">
      <w:pPr>
        <w:rPr>
          <w:ins w:id="443" w:author="Sofia Canteros" w:date="2025-12-01T16:32:00Z"/>
        </w:rPr>
      </w:pPr>
    </w:p>
    <w:p w14:paraId="2A60FC19" w14:textId="77777777" w:rsidR="00712E6A" w:rsidRPr="00712E6A" w:rsidRDefault="00712E6A" w:rsidP="00712E6A">
      <w:pPr>
        <w:rPr>
          <w:ins w:id="444" w:author="Sofia Canteros" w:date="2025-12-01T16:32:00Z"/>
        </w:rPr>
      </w:pPr>
    </w:p>
    <w:p w14:paraId="4880DFDC" w14:textId="77777777" w:rsidR="00712E6A" w:rsidRPr="00712E6A" w:rsidRDefault="00712E6A" w:rsidP="00712E6A">
      <w:pPr>
        <w:rPr>
          <w:ins w:id="445" w:author="Sofia Canteros" w:date="2025-12-01T16:32:00Z"/>
        </w:rPr>
      </w:pPr>
    </w:p>
    <w:p w14:paraId="04430BEB" w14:textId="77777777" w:rsidR="00712E6A" w:rsidRPr="00712E6A" w:rsidRDefault="00712E6A" w:rsidP="00712E6A">
      <w:pPr>
        <w:rPr>
          <w:ins w:id="446" w:author="Sofia Canteros" w:date="2025-12-01T16:32:00Z"/>
        </w:rPr>
      </w:pPr>
    </w:p>
    <w:p w14:paraId="2716845B" w14:textId="77777777" w:rsidR="00712E6A" w:rsidRPr="00712E6A" w:rsidRDefault="00712E6A" w:rsidP="00712E6A">
      <w:pPr>
        <w:rPr>
          <w:ins w:id="447" w:author="Sofia Canteros" w:date="2025-12-01T16:32:00Z"/>
        </w:rPr>
      </w:pPr>
    </w:p>
    <w:p w14:paraId="2CF66923" w14:textId="77777777" w:rsidR="00712E6A" w:rsidRDefault="00712E6A" w:rsidP="00712E6A">
      <w:pPr>
        <w:ind w:firstLine="708"/>
        <w:rPr>
          <w:ins w:id="448" w:author="Sofia Canteros" w:date="2025-12-01T16:32:00Z"/>
        </w:rPr>
      </w:pPr>
    </w:p>
    <w:p w14:paraId="569AE47C" w14:textId="77777777" w:rsidR="00712E6A" w:rsidRDefault="00712E6A" w:rsidP="00712E6A">
      <w:pPr>
        <w:ind w:firstLine="708"/>
        <w:rPr>
          <w:ins w:id="449" w:author="Sofia Canteros" w:date="2025-12-01T16:32:00Z"/>
        </w:rPr>
      </w:pPr>
    </w:p>
    <w:p w14:paraId="6E85C962" w14:textId="77777777" w:rsidR="00712E6A" w:rsidRDefault="00712E6A" w:rsidP="00712E6A">
      <w:pPr>
        <w:ind w:firstLine="708"/>
        <w:rPr>
          <w:ins w:id="450" w:author="Sofia Canteros" w:date="2025-12-01T16:32:00Z"/>
        </w:rPr>
      </w:pPr>
    </w:p>
    <w:p w14:paraId="68039D53" w14:textId="77777777" w:rsidR="00712E6A" w:rsidRPr="00712E6A" w:rsidRDefault="00712E6A" w:rsidP="004A69F8">
      <w:pPr>
        <w:ind w:firstLine="708"/>
        <w:pPrChange w:id="451" w:author="Sofia Canteros" w:date="2025-12-01T16:33:00Z">
          <w:pPr/>
        </w:pPrChange>
      </w:pPr>
    </w:p>
    <w:sectPr w:rsidR="00712E6A" w:rsidRPr="00712E6A" w:rsidSect="005A55E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ABF49" w14:textId="77777777" w:rsidR="00662B05" w:rsidRDefault="00662B05" w:rsidP="00662B05">
      <w:pPr>
        <w:spacing w:after="0" w:line="240" w:lineRule="auto"/>
      </w:pPr>
      <w:r>
        <w:separator/>
      </w:r>
    </w:p>
  </w:endnote>
  <w:endnote w:type="continuationSeparator" w:id="0">
    <w:p w14:paraId="6D63D5BB" w14:textId="77777777" w:rsidR="00662B05" w:rsidRDefault="00662B05" w:rsidP="00662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6A24B" w14:textId="77777777" w:rsidR="00662B05" w:rsidRDefault="00662B05" w:rsidP="00662B05">
      <w:pPr>
        <w:spacing w:after="0" w:line="240" w:lineRule="auto"/>
      </w:pPr>
      <w:r>
        <w:separator/>
      </w:r>
    </w:p>
  </w:footnote>
  <w:footnote w:type="continuationSeparator" w:id="0">
    <w:p w14:paraId="10F557AB" w14:textId="77777777" w:rsidR="00662B05" w:rsidRDefault="00662B05" w:rsidP="00662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3F90"/>
    <w:multiLevelType w:val="multilevel"/>
    <w:tmpl w:val="777A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6693E"/>
    <w:multiLevelType w:val="multilevel"/>
    <w:tmpl w:val="7568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25FA1"/>
    <w:multiLevelType w:val="multilevel"/>
    <w:tmpl w:val="FC24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A2B85"/>
    <w:multiLevelType w:val="multilevel"/>
    <w:tmpl w:val="A00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C21A2"/>
    <w:multiLevelType w:val="multilevel"/>
    <w:tmpl w:val="D5F6D8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37226"/>
    <w:multiLevelType w:val="multilevel"/>
    <w:tmpl w:val="D278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96571">
    <w:abstractNumId w:val="1"/>
  </w:num>
  <w:num w:numId="2" w16cid:durableId="627197852">
    <w:abstractNumId w:val="2"/>
  </w:num>
  <w:num w:numId="3" w16cid:durableId="1671373359">
    <w:abstractNumId w:val="5"/>
  </w:num>
  <w:num w:numId="4" w16cid:durableId="773986863">
    <w:abstractNumId w:val="0"/>
  </w:num>
  <w:num w:numId="5" w16cid:durableId="149519323">
    <w:abstractNumId w:val="3"/>
  </w:num>
  <w:num w:numId="6" w16cid:durableId="78164914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fia Canteros">
    <w15:presenceInfo w15:providerId="Windows Live" w15:userId="7f09997c131c42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E4"/>
    <w:rsid w:val="00062FD4"/>
    <w:rsid w:val="0006458F"/>
    <w:rsid w:val="000C2589"/>
    <w:rsid w:val="00127B40"/>
    <w:rsid w:val="00241A58"/>
    <w:rsid w:val="00315BD8"/>
    <w:rsid w:val="00345D7B"/>
    <w:rsid w:val="00357CFB"/>
    <w:rsid w:val="00392EB8"/>
    <w:rsid w:val="00416722"/>
    <w:rsid w:val="00434BD0"/>
    <w:rsid w:val="004A69F8"/>
    <w:rsid w:val="00534BB6"/>
    <w:rsid w:val="005A55E4"/>
    <w:rsid w:val="00660801"/>
    <w:rsid w:val="00662B05"/>
    <w:rsid w:val="00712E6A"/>
    <w:rsid w:val="00763BFB"/>
    <w:rsid w:val="009F2D2B"/>
    <w:rsid w:val="00B94730"/>
    <w:rsid w:val="00BD6576"/>
    <w:rsid w:val="00D3051F"/>
    <w:rsid w:val="00D974EA"/>
    <w:rsid w:val="00DC2F41"/>
    <w:rsid w:val="00E342E1"/>
    <w:rsid w:val="00E653E1"/>
    <w:rsid w:val="00EA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30E4"/>
  <w15:chartTrackingRefBased/>
  <w15:docId w15:val="{E5D0A366-36FD-406E-805B-463C9236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5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55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5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5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5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5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5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5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55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55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55E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5A55E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62B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B05"/>
  </w:style>
  <w:style w:type="paragraph" w:styleId="Piedepgina">
    <w:name w:val="footer"/>
    <w:basedOn w:val="Normal"/>
    <w:link w:val="PiedepginaCar"/>
    <w:uiPriority w:val="99"/>
    <w:unhideWhenUsed/>
    <w:rsid w:val="00662B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B05"/>
  </w:style>
  <w:style w:type="paragraph" w:styleId="Revisin">
    <w:name w:val="Revision"/>
    <w:hidden/>
    <w:uiPriority w:val="99"/>
    <w:semiHidden/>
    <w:rsid w:val="00127B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Canteros</dc:creator>
  <cp:keywords/>
  <dc:description/>
  <cp:lastModifiedBy>Sofia Canteros</cp:lastModifiedBy>
  <cp:revision>2</cp:revision>
  <dcterms:created xsi:type="dcterms:W3CDTF">2025-12-01T19:37:00Z</dcterms:created>
  <dcterms:modified xsi:type="dcterms:W3CDTF">2025-12-01T19:37:00Z</dcterms:modified>
</cp:coreProperties>
</file>